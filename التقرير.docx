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الجمهـوريـة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العربيــة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الســـورية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150722</wp:posOffset>
            </wp:positionH>
            <wp:positionV relativeFrom="paragraph">
              <wp:posOffset>80467</wp:posOffset>
            </wp:positionV>
            <wp:extent cx="1063599" cy="1250314"/>
            <wp:effectExtent b="0" l="0" r="0" t="0"/>
            <wp:wrapNone/>
            <wp:docPr descr="Hiast logo.jpg" id="32" name="image24.jpg"/>
            <a:graphic>
              <a:graphicData uri="http://schemas.openxmlformats.org/drawingml/2006/picture">
                <pic:pic>
                  <pic:nvPicPr>
                    <pic:cNvPr descr="Hiast logo.jpg" id="0" name="image2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3599" cy="12503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المعهد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العالي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للعلوم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التطبيقية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والتكنولوجيا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قسـم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المعلوميات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العام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الدراسي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20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rtl w:val="0"/>
        </w:rPr>
        <w:t xml:space="preserve">24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/20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rtl w:val="0"/>
        </w:rPr>
        <w:t xml:space="preserve">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مشروع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تخرج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أعد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لنيل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درجة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الإجازة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هندسة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الاتصالات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center"/>
        <w:rPr>
          <w:rFonts w:ascii="Traditional Arabic" w:cs="Traditional Arabic" w:eastAsia="Traditional Arabic" w:hAnsi="Traditional Arabi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720" w:hanging="720"/>
        <w:jc w:val="center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50"/>
          <w:szCs w:val="50"/>
          <w:rtl w:val="1"/>
        </w:rPr>
        <w:t xml:space="preserve">نظام</w:t>
      </w:r>
      <w:r w:rsidDel="00000000" w:rsidR="00000000" w:rsidRPr="00000000">
        <w:rPr>
          <w:rFonts w:ascii="Traditional Arabic" w:cs="Traditional Arabic" w:eastAsia="Traditional Arabic" w:hAnsi="Traditional Arabic"/>
          <w:sz w:val="50"/>
          <w:szCs w:val="5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50"/>
          <w:szCs w:val="50"/>
          <w:rtl w:val="1"/>
        </w:rPr>
        <w:t xml:space="preserve">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50"/>
          <w:szCs w:val="5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50"/>
          <w:szCs w:val="50"/>
          <w:rtl w:val="1"/>
        </w:rPr>
        <w:t xml:space="preserve">يعتمد</w:t>
      </w:r>
      <w:r w:rsidDel="00000000" w:rsidR="00000000" w:rsidRPr="00000000">
        <w:rPr>
          <w:rFonts w:ascii="Traditional Arabic" w:cs="Traditional Arabic" w:eastAsia="Traditional Arabic" w:hAnsi="Traditional Arabic"/>
          <w:sz w:val="50"/>
          <w:szCs w:val="5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50"/>
          <w:szCs w:val="50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50"/>
          <w:szCs w:val="5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50"/>
          <w:szCs w:val="50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50"/>
          <w:szCs w:val="5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50"/>
          <w:szCs w:val="50"/>
          <w:rtl w:val="1"/>
        </w:rPr>
        <w:t xml:space="preserve">اللغوية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50"/>
          <w:szCs w:val="5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50"/>
          <w:szCs w:val="50"/>
          <w:rtl w:val="1"/>
        </w:rPr>
        <w:t xml:space="preserve">الكبيرة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rFonts w:ascii="Traditional Arabic" w:cs="Traditional Arabic" w:eastAsia="Traditional Arabic" w:hAnsi="Traditional Arabi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jc w:val="center"/>
        <w:rPr>
          <w:rFonts w:ascii="Traditional Arabic" w:cs="Traditional Arabic" w:eastAsia="Traditional Arabic" w:hAnsi="Traditional Arabi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تقديم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أحمد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علي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jc w:val="left"/>
        <w:rPr>
          <w:rFonts w:ascii="Traditional Arabic" w:cs="Traditional Arabic" w:eastAsia="Traditional Arabic" w:hAnsi="Traditional Arabi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jc w:val="center"/>
        <w:rPr>
          <w:rFonts w:ascii="Traditional Arabic" w:cs="Traditional Arabic" w:eastAsia="Traditional Arabic" w:hAnsi="Traditional Arabi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إشراف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د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عمر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حمدون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jc w:val="center"/>
        <w:rPr>
          <w:rFonts w:ascii="Traditional Arabic" w:cs="Traditional Arabic" w:eastAsia="Traditional Arabic" w:hAnsi="Traditional Arabic"/>
          <w:b w:val="1"/>
          <w:sz w:val="36"/>
          <w:szCs w:val="36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.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مرح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حسن</w:t>
      </w:r>
    </w:p>
    <w:p w:rsidR="00000000" w:rsidDel="00000000" w:rsidP="00000000" w:rsidRDefault="00000000" w:rsidRPr="00000000" w14:paraId="00000016">
      <w:pPr>
        <w:bidi w:val="1"/>
        <w:jc w:val="center"/>
        <w:rPr>
          <w:rFonts w:ascii="Traditional Arabic" w:cs="Traditional Arabic" w:eastAsia="Traditional Arabic" w:hAnsi="Traditional Arabic"/>
          <w:b w:val="1"/>
          <w:sz w:val="36"/>
          <w:szCs w:val="36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.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نديم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6"/>
          <w:szCs w:val="36"/>
          <w:rtl w:val="1"/>
        </w:rPr>
        <w:t xml:space="preserve">الرباعي</w:t>
      </w:r>
    </w:p>
    <w:p w:rsidR="00000000" w:rsidDel="00000000" w:rsidP="00000000" w:rsidRDefault="00000000" w:rsidRPr="00000000" w14:paraId="00000017">
      <w:pPr>
        <w:bidi w:val="1"/>
        <w:jc w:val="center"/>
        <w:rPr>
          <w:rFonts w:ascii="Traditional Arabic" w:cs="Traditional Arabic" w:eastAsia="Traditional Arabic" w:hAnsi="Traditional Arabi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jc w:val="center"/>
        <w:rPr>
          <w:rFonts w:ascii="Traditional Arabic" w:cs="Traditional Arabic" w:eastAsia="Traditional Arabic" w:hAnsi="Traditional Arabi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jc w:val="center"/>
        <w:rPr>
          <w:rFonts w:ascii="Traditional Arabic" w:cs="Traditional Arabic" w:eastAsia="Traditional Arabic" w:hAnsi="Traditional Arabi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headerReference r:id="rId7" w:type="default"/>
          <w:footerReference r:id="rId8" w:type="default"/>
          <w:footerReference r:id="rId9" w:type="first"/>
          <w:pgSz w:h="15840" w:w="12240" w:orient="portrait"/>
          <w:pgMar w:bottom="1588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0"/>
        </w:rPr>
        <w:t xml:space="preserve">30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0"/>
        </w:rPr>
        <w:t xml:space="preserve">8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446" w:right="720" w:hanging="446"/>
        <w:jc w:val="both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أهدي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العمل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طلاب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المعهد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العالي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للعلوم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التطبيقية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والتكنولوجيا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rPr>
          <w:rFonts w:ascii="Traditional Arabic" w:cs="Traditional Arabic" w:eastAsia="Traditional Arabic" w:hAnsi="Traditional Arabic"/>
        </w:rPr>
        <w:sectPr>
          <w:footerReference r:id="rId10" w:type="default"/>
          <w:type w:val="nextPage"/>
          <w:pgSz w:h="15840" w:w="12240" w:orient="portrait"/>
          <w:pgMar w:bottom="1588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446" w:right="720" w:hanging="446"/>
        <w:jc w:val="both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ضع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حكمتك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المفضلة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هنا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اختياري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ذكر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قائلها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446" w:right="720" w:hanging="446"/>
        <w:jc w:val="both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588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446" w:right="720" w:hanging="446"/>
        <w:jc w:val="both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كلمة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شكر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446" w:right="720" w:hanging="446"/>
        <w:jc w:val="both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446" w:right="720" w:hanging="446"/>
        <w:jc w:val="both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أتقدم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بالشكر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رئيس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قسم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الاتصالات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الدكتورة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أميمة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دكاك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دعمها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لهذه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المبادرة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وعلى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ملاحظاتها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القيمة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446" w:right="720" w:hanging="446"/>
        <w:jc w:val="both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446" w:right="720" w:hanging="446"/>
        <w:jc w:val="both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446" w:right="720" w:hanging="446"/>
        <w:jc w:val="right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588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أيمن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السـواح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48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bookmarkStart w:colFirst="0" w:colLast="0" w:name="_yuz55vxd83xr" w:id="0"/>
      <w:bookmarkEnd w:id="0"/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1"/>
        </w:rPr>
        <w:t xml:space="preserve">الخلاصة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وتتضمن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الهدف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المشروع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يهدف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المشروع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تصميم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نموذج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لتقارير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مشاريع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طلاب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المعهد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العالي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للعلوم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التطبيقية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والتكنولوجيا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وتقديم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بعض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النصائح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والتوجيهات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حول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كيفية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كتابة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التقرير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بطريقة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علمية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منهجية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إن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التزام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الطلاب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بنموذج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موحد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للتقارير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يوفر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عليهم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عناء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البحث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التنسيق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المناسب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كما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يسهل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عملية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الرجوع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التقارير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وتوثيقها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ورقيا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وإلكترونيا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ً.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أما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احترام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قواعد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الكتابة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العلمية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الصحيحة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فهو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ينعكس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إيجابا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إبراز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القيمة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الحقيقية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للعمل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الهندسي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المنجز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وإفساح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الطريق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أمام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الاستفادة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منه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لاحقا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ً.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48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bookmarkStart w:colFirst="0" w:colLast="0" w:name="_5qn7u0jnk0et" w:id="1"/>
      <w:bookmarkEnd w:id="1"/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Abstract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Translate your abstract here.</w:t>
      </w:r>
    </w:p>
    <w:p w:rsidR="00000000" w:rsidDel="00000000" w:rsidP="00000000" w:rsidRDefault="00000000" w:rsidRPr="00000000" w14:paraId="0000003B">
      <w:pPr>
        <w:bidi w:val="1"/>
        <w:spacing w:after="200" w:line="276" w:lineRule="auto"/>
        <w:ind w:firstLine="720"/>
        <w:jc w:val="right"/>
        <w:rPr>
          <w:rFonts w:ascii="Traditional Arabic" w:cs="Traditional Arabic" w:eastAsia="Traditional Arabic" w:hAnsi="Traditional Arab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48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bookmarkStart w:colFirst="0" w:colLast="0" w:name="_4dcq7nlrfgi0" w:id="2"/>
      <w:bookmarkEnd w:id="2"/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1"/>
        </w:rPr>
        <w:t xml:space="preserve">المحتويات</w:t>
      </w:r>
    </w:p>
    <w:sdt>
      <w:sdtPr>
        <w:id w:val="33672173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bidi w:val="1"/>
            <w:spacing w:before="6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4r8m0lsb22p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الفصل</w:t>
            </w:r>
          </w:hyperlink>
          <w:hyperlink w:anchor="_o4r8m0lsb22p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o4r8m0lsb22p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الأول</w:t>
            </w:r>
          </w:hyperlink>
          <w:hyperlink w:anchor="_o4r8m0lsb22p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bidi w:val="1"/>
            <w:spacing w:before="60" w:lineRule="auto"/>
            <w:rPr>
              <w:b w:val="1"/>
              <w:color w:val="000000"/>
              <w:u w:val="none"/>
            </w:rPr>
          </w:pPr>
          <w:hyperlink w:anchor="_lifq2sdd0sxe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التعريف</w:t>
            </w:r>
          </w:hyperlink>
          <w:hyperlink w:anchor="_lifq2sdd0sxe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lifq2sdd0sxe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بالمشروع</w:t>
            </w:r>
          </w:hyperlink>
          <w:hyperlink w:anchor="_lifq2sdd0sxe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kkpc99tsuoqi">
            <w:r w:rsidDel="00000000" w:rsidR="00000000" w:rsidRPr="00000000">
              <w:rPr>
                <w:rtl w:val="0"/>
              </w:rPr>
            </w:r>
          </w:hyperlink>
          <w:hyperlink w:anchor="_kkpc99tsuoq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1.1- </w:t>
            </w:r>
          </w:hyperlink>
          <w:hyperlink w:anchor="_kkpc99tsuoq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مقدمة</w:t>
            </w:r>
          </w:hyperlink>
          <w:hyperlink w:anchor="_kkpc99tsuoqi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69lco52po1b1">
            <w:r w:rsidDel="00000000" w:rsidR="00000000" w:rsidRPr="00000000">
              <w:rPr>
                <w:rtl w:val="0"/>
              </w:rPr>
            </w:r>
          </w:hyperlink>
          <w:hyperlink w:anchor="_69lco52po1b1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2.1- </w:t>
            </w:r>
          </w:hyperlink>
          <w:hyperlink w:anchor="_69lco52po1b1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هدف</w:t>
            </w:r>
          </w:hyperlink>
          <w:hyperlink w:anchor="_69lco52po1b1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69lco52po1b1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المشروع</w:t>
            </w:r>
          </w:hyperlink>
          <w:hyperlink w:anchor="_69lco52po1b1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t2tht9c2q33i">
            <w:r w:rsidDel="00000000" w:rsidR="00000000" w:rsidRPr="00000000">
              <w:rPr>
                <w:rtl w:val="0"/>
              </w:rPr>
            </w:r>
          </w:hyperlink>
          <w:hyperlink w:anchor="_t2tht9c2q33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3.1- </w:t>
            </w:r>
          </w:hyperlink>
          <w:hyperlink w:anchor="_t2tht9c2q33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المتطلبات</w:t>
            </w:r>
          </w:hyperlink>
          <w:hyperlink w:anchor="_t2tht9c2q33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t2tht9c2q33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الوظيفية</w:t>
            </w:r>
          </w:hyperlink>
          <w:hyperlink w:anchor="_t2tht9c2q33i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twdxl2d7lf7b">
            <w:r w:rsidDel="00000000" w:rsidR="00000000" w:rsidRPr="00000000">
              <w:rPr>
                <w:rtl w:val="0"/>
              </w:rPr>
            </w:r>
          </w:hyperlink>
          <w:hyperlink w:anchor="_twdxl2d7lf7b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4.1- </w:t>
            </w:r>
          </w:hyperlink>
          <w:hyperlink w:anchor="_twdxl2d7lf7b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المتطلبات</w:t>
            </w:r>
          </w:hyperlink>
          <w:hyperlink w:anchor="_twdxl2d7lf7b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twdxl2d7lf7b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الغير</w:t>
            </w:r>
          </w:hyperlink>
          <w:hyperlink w:anchor="_twdxl2d7lf7b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twdxl2d7lf7b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وظيفية</w:t>
            </w:r>
          </w:hyperlink>
          <w:hyperlink w:anchor="_twdxl2d7lf7b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bidi w:val="1"/>
            <w:spacing w:before="60" w:lineRule="auto"/>
            <w:rPr>
              <w:b w:val="1"/>
              <w:color w:val="000000"/>
              <w:u w:val="none"/>
            </w:rPr>
          </w:pPr>
          <w:hyperlink w:anchor="_85sh382ezken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الفصل</w:t>
            </w:r>
          </w:hyperlink>
          <w:hyperlink w:anchor="_85sh382ezken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85sh382ezken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الثاني</w:t>
            </w:r>
          </w:hyperlink>
          <w:hyperlink w:anchor="_85sh382ezken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bidi w:val="1"/>
            <w:spacing w:before="60" w:lineRule="auto"/>
            <w:rPr>
              <w:b w:val="1"/>
              <w:color w:val="000000"/>
              <w:u w:val="none"/>
            </w:rPr>
          </w:pPr>
          <w:hyperlink w:anchor="_uzuk88mytfmn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الدراسة</w:t>
            </w:r>
          </w:hyperlink>
          <w:hyperlink w:anchor="_uzuk88mytfmn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uzuk88mytfmn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النظرية</w:t>
            </w:r>
          </w:hyperlink>
          <w:hyperlink w:anchor="_uzuk88mytfmn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qd4lgmwrbelw">
            <w:r w:rsidDel="00000000" w:rsidR="00000000" w:rsidRPr="00000000">
              <w:rPr>
                <w:rtl w:val="0"/>
              </w:rPr>
            </w:r>
          </w:hyperlink>
          <w:hyperlink w:anchor="_qd4lgmwrbelw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1.2- </w:t>
            </w:r>
          </w:hyperlink>
          <w:hyperlink w:anchor="_qd4lgmwrbelw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الإسقاط</w:t>
            </w:r>
          </w:hyperlink>
          <w:hyperlink w:anchor="_qd4lgmwrbelw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qd4lgmwrbelw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متعدد</w:t>
            </w:r>
          </w:hyperlink>
          <w:hyperlink w:anchor="_qd4lgmwrbelw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qd4lgmwrbelw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الطبقات</w:t>
            </w:r>
          </w:hyperlink>
          <w:hyperlink w:anchor="_qd4lgmwrbelw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(</w:t>
            </w:r>
          </w:hyperlink>
          <w:hyperlink w:anchor="_qd4lgmwrbel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Multilayer</w:t>
            </w:r>
          </w:hyperlink>
          <w:hyperlink w:anchor="_qd4lgmwrbel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 </w:t>
            </w:r>
          </w:hyperlink>
          <w:hyperlink w:anchor="_qd4lgmwrbel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perceptron</w:t>
            </w:r>
          </w:hyperlink>
          <w:hyperlink w:anchor="_qd4lgmwrbel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yrpyb3aqn7wx">
            <w:r w:rsidDel="00000000" w:rsidR="00000000" w:rsidRPr="00000000">
              <w:rPr>
                <w:rtl w:val="0"/>
              </w:rPr>
            </w:r>
          </w:hyperlink>
          <w:hyperlink w:anchor="_yrpyb3aqn7w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2.2- </w:t>
            </w:r>
          </w:hyperlink>
          <w:hyperlink w:anchor="_yrpyb3aqn7w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آليات</w:t>
            </w:r>
          </w:hyperlink>
          <w:hyperlink w:anchor="_yrpyb3aqn7w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yrpyb3aqn7w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الانتباه</w:t>
            </w:r>
          </w:hyperlink>
          <w:hyperlink w:anchor="_yrpyb3aqn7w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(</w:t>
            </w:r>
          </w:hyperlink>
          <w:hyperlink w:anchor="_yrpyb3aqn7w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Attention</w:t>
            </w:r>
          </w:hyperlink>
          <w:hyperlink w:anchor="_yrpyb3aqn7w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 </w:t>
            </w:r>
          </w:hyperlink>
          <w:hyperlink w:anchor="_yrpyb3aqn7w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mechanisms</w:t>
            </w:r>
          </w:hyperlink>
          <w:hyperlink w:anchor="_yrpyb3aqn7w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7uw4b4ia11xc">
            <w:r w:rsidDel="00000000" w:rsidR="00000000" w:rsidRPr="00000000">
              <w:rPr>
                <w:rtl w:val="0"/>
              </w:rPr>
            </w:r>
          </w:hyperlink>
          <w:hyperlink w:anchor="_7uw4b4ia11xc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1.2.2- </w:t>
            </w:r>
          </w:hyperlink>
          <w:hyperlink w:anchor="_7uw4b4ia11xc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مزايا</w:t>
            </w:r>
          </w:hyperlink>
          <w:hyperlink w:anchor="_7uw4b4ia11xc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7uw4b4ia11xc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الانتباه</w:t>
            </w:r>
          </w:hyperlink>
          <w:hyperlink w:anchor="_7uw4b4ia11xc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dnwdhjd26dy4">
            <w:r w:rsidDel="00000000" w:rsidR="00000000" w:rsidRPr="00000000">
              <w:rPr>
                <w:rtl w:val="0"/>
              </w:rPr>
            </w:r>
          </w:hyperlink>
          <w:hyperlink w:anchor="_dnwdhjd26dy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3.2- </w:t>
            </w:r>
          </w:hyperlink>
          <w:hyperlink w:anchor="_dnwdhjd26dy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المحولات</w:t>
            </w:r>
          </w:hyperlink>
          <w:hyperlink w:anchor="_dnwdhjd26dy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(</w:t>
            </w:r>
          </w:hyperlink>
          <w:hyperlink w:anchor="_dnwdhjd26dy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Transformer</w:t>
            </w:r>
          </w:hyperlink>
          <w:hyperlink w:anchor="_dnwdhjd26dy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2xtmpv6pqz8s">
            <w:r w:rsidDel="00000000" w:rsidR="00000000" w:rsidRPr="00000000">
              <w:rPr>
                <w:rtl w:val="0"/>
              </w:rPr>
            </w:r>
          </w:hyperlink>
          <w:hyperlink w:anchor="_2xtmpv6pqz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4.2- </w:t>
            </w:r>
          </w:hyperlink>
          <w:hyperlink w:anchor="_2xtmpv6pqz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النماذج</w:t>
            </w:r>
          </w:hyperlink>
          <w:hyperlink w:anchor="_2xtmpv6pqz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2xtmpv6pqz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اللغوية</w:t>
            </w:r>
          </w:hyperlink>
          <w:hyperlink w:anchor="_2xtmpv6pqz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2xtmpv6pqz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الكبيرة</w:t>
            </w:r>
          </w:hyperlink>
          <w:hyperlink w:anchor="_2xtmpv6pqz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(</w:t>
            </w:r>
          </w:hyperlink>
          <w:hyperlink w:anchor="_2xtmpv6pqz8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Large</w:t>
            </w:r>
          </w:hyperlink>
          <w:hyperlink w:anchor="_2xtmpv6pqz8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 </w:t>
            </w:r>
          </w:hyperlink>
          <w:hyperlink w:anchor="_2xtmpv6pqz8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language</w:t>
            </w:r>
          </w:hyperlink>
          <w:hyperlink w:anchor="_2xtmpv6pqz8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 </w:t>
            </w:r>
          </w:hyperlink>
          <w:hyperlink w:anchor="_2xtmpv6pqz8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model</w:t>
            </w:r>
          </w:hyperlink>
          <w:hyperlink w:anchor="_2xtmpv6pqz8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teftx5igu099">
            <w:r w:rsidDel="00000000" w:rsidR="00000000" w:rsidRPr="00000000">
              <w:rPr>
                <w:rtl w:val="0"/>
              </w:rPr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5.2- 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التحسين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الفعال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للمعلمات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(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Parameter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 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efficient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 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fine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 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tuning</w:t>
            </w:r>
          </w:hyperlink>
          <w:hyperlink w:anchor="_teftx5igu09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h3zgso7r3eu6">
            <w:r w:rsidDel="00000000" w:rsidR="00000000" w:rsidRPr="00000000">
              <w:rPr>
                <w:rtl w:val="0"/>
              </w:rPr>
            </w:r>
          </w:hyperlink>
          <w:hyperlink w:anchor="_h3zgso7r3eu6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6.2- </w:t>
            </w:r>
          </w:hyperlink>
          <w:hyperlink w:anchor="_h3zgso7r3eu6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التكيف</w:t>
            </w:r>
          </w:hyperlink>
          <w:hyperlink w:anchor="_h3zgso7r3eu6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h3zgso7r3eu6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منخفض</w:t>
            </w:r>
          </w:hyperlink>
          <w:hyperlink w:anchor="_h3zgso7r3eu6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h3zgso7r3eu6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الرتبة</w:t>
            </w:r>
          </w:hyperlink>
          <w:hyperlink w:anchor="_h3zgso7r3eu6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(</w:t>
            </w:r>
          </w:hyperlink>
          <w:hyperlink w:anchor="_h3zgso7r3eu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Low</w:t>
            </w:r>
          </w:hyperlink>
          <w:hyperlink w:anchor="_h3zgso7r3eu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 </w:t>
            </w:r>
          </w:hyperlink>
          <w:hyperlink w:anchor="_h3zgso7r3eu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rank</w:t>
            </w:r>
          </w:hyperlink>
          <w:hyperlink w:anchor="_h3zgso7r3eu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 </w:t>
            </w:r>
          </w:hyperlink>
          <w:hyperlink w:anchor="_h3zgso7r3eu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adaption</w:t>
            </w:r>
          </w:hyperlink>
          <w:hyperlink w:anchor="_h3zgso7r3eu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amvz7aqicbm9">
            <w:r w:rsidDel="00000000" w:rsidR="00000000" w:rsidRPr="00000000">
              <w:rPr>
                <w:rtl w:val="0"/>
              </w:rPr>
            </w:r>
          </w:hyperlink>
          <w:hyperlink w:anchor="_amvz7aqicbm9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7.2- </w:t>
            </w:r>
          </w:hyperlink>
          <w:hyperlink w:anchor="_amvz7aqicbm9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الحاوية</w:t>
            </w:r>
          </w:hyperlink>
          <w:hyperlink w:anchor="_amvz7aqicbm9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(</w:t>
            </w:r>
          </w:hyperlink>
          <w:hyperlink w:anchor="_amvz7aqicbm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Container</w:t>
            </w:r>
          </w:hyperlink>
          <w:hyperlink w:anchor="_amvz7aqicbm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iyqu3trdwomu">
            <w:r w:rsidDel="00000000" w:rsidR="00000000" w:rsidRPr="00000000">
              <w:rPr>
                <w:rtl w:val="0"/>
              </w:rPr>
            </w:r>
          </w:hyperlink>
          <w:hyperlink w:anchor="_iyqu3trdwomu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8.2- </w:t>
            </w:r>
          </w:hyperlink>
          <w:hyperlink w:anchor="_iyqu3trdwomu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بيئة</w:t>
            </w:r>
          </w:hyperlink>
          <w:hyperlink w:anchor="_iyqu3trdwomu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iyqu3trdwomu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المحاكاة</w:t>
            </w:r>
          </w:hyperlink>
          <w:hyperlink w:anchor="_iyqu3trdwomu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(</w:t>
            </w:r>
          </w:hyperlink>
          <w:hyperlink w:anchor="_iyqu3trdwom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Simulator</w:t>
            </w:r>
          </w:hyperlink>
          <w:hyperlink w:anchor="_iyqu3trdwom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bidi w:val="1"/>
            <w:spacing w:before="60" w:lineRule="auto"/>
            <w:rPr>
              <w:b w:val="1"/>
              <w:color w:val="000000"/>
              <w:u w:val="none"/>
            </w:rPr>
          </w:pPr>
          <w:hyperlink w:anchor="_wmvbgcb580jm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الفصل</w:t>
            </w:r>
          </w:hyperlink>
          <w:hyperlink w:anchor="_wmvbgcb580jm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wmvbgcb580jm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الثالث</w:t>
            </w:r>
          </w:hyperlink>
          <w:hyperlink w:anchor="_wmvbgcb580jm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bidi w:val="1"/>
            <w:spacing w:before="60" w:lineRule="auto"/>
            <w:rPr>
              <w:b w:val="1"/>
              <w:color w:val="000000"/>
              <w:u w:val="none"/>
            </w:rPr>
          </w:pPr>
          <w:hyperlink w:anchor="_qvi24zjpfvdv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الدراسة</w:t>
            </w:r>
          </w:hyperlink>
          <w:hyperlink w:anchor="_qvi24zjpfvdv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qvi24zjpfvdv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المرجعية</w:t>
            </w:r>
          </w:hyperlink>
          <w:hyperlink w:anchor="_qvi24zjpfvdv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fis2r3o1fchp">
            <w:r w:rsidDel="00000000" w:rsidR="00000000" w:rsidRPr="00000000">
              <w:rPr>
                <w:rtl w:val="0"/>
              </w:rPr>
            </w:r>
          </w:hyperlink>
          <w:hyperlink w:anchor="_fis2r3o1fchp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1.3- </w:t>
            </w:r>
          </w:hyperlink>
          <w:hyperlink w:anchor="_fis2r3o1fchp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مقدمة</w:t>
            </w:r>
          </w:hyperlink>
          <w:hyperlink w:anchor="_fis2r3o1fchp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6cqd6v7ytohq">
            <w:r w:rsidDel="00000000" w:rsidR="00000000" w:rsidRPr="00000000">
              <w:rPr>
                <w:rtl w:val="0"/>
              </w:rPr>
            </w:r>
          </w:hyperlink>
          <w:hyperlink w:anchor="_6cqd6v7ytoh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2.3- </w:t>
            </w:r>
          </w:hyperlink>
          <w:hyperlink w:anchor="_6cqd6v7ytoh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إطار</w:t>
            </w:r>
          </w:hyperlink>
          <w:hyperlink w:anchor="_6cqd6v7ytoh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6cqd6v7ytoh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عمل</w:t>
            </w:r>
          </w:hyperlink>
          <w:hyperlink w:anchor="_6cqd6v7ytoh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6cqd6v7ytoh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OmniDrive</w:t>
            </w:r>
          </w:hyperlink>
          <w:hyperlink w:anchor="_6cqd6v7ytoh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6cqd6v7ytoh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للقيادة</w:t>
            </w:r>
          </w:hyperlink>
          <w:hyperlink w:anchor="_6cqd6v7ytoh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6cqd6v7ytoh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الذاتية</w:t>
            </w:r>
          </w:hyperlink>
          <w:hyperlink w:anchor="_6cqd6v7ytohq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s7s47ewq8f32">
            <w:r w:rsidDel="00000000" w:rsidR="00000000" w:rsidRPr="00000000">
              <w:rPr>
                <w:rtl w:val="0"/>
              </w:rPr>
            </w:r>
          </w:hyperlink>
          <w:hyperlink w:anchor="_s7s47ewq8f32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1.2.3- </w:t>
            </w:r>
          </w:hyperlink>
          <w:hyperlink w:anchor="_s7s47ewq8f32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بيانات</w:t>
            </w:r>
          </w:hyperlink>
          <w:hyperlink w:anchor="_s7s47ewq8f32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s7s47ewq8f32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التدريب</w:t>
            </w:r>
          </w:hyperlink>
          <w:hyperlink w:anchor="_s7s47ewq8f32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liik8t1q5dxo">
            <w:r w:rsidDel="00000000" w:rsidR="00000000" w:rsidRPr="00000000">
              <w:rPr>
                <w:rtl w:val="0"/>
              </w:rPr>
            </w:r>
          </w:hyperlink>
          <w:hyperlink w:anchor="_liik8t1q5dxo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2.2.3- </w:t>
            </w:r>
          </w:hyperlink>
          <w:hyperlink w:anchor="_liik8t1q5dxo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التدريب</w:t>
            </w:r>
          </w:hyperlink>
          <w:hyperlink w:anchor="_liik8t1q5dxo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m2wr9jtqoryx">
            <w:r w:rsidDel="00000000" w:rsidR="00000000" w:rsidRPr="00000000">
              <w:rPr>
                <w:rtl w:val="0"/>
              </w:rPr>
            </w:r>
          </w:hyperlink>
          <w:hyperlink w:anchor="_m2wr9jtqory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3.2.3- </w:t>
            </w:r>
          </w:hyperlink>
          <w:hyperlink w:anchor="_m2wr9jtqory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معيار</w:t>
            </w:r>
          </w:hyperlink>
          <w:hyperlink w:anchor="_m2wr9jtqory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m2wr9jtqory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التقييم</w:t>
            </w:r>
          </w:hyperlink>
          <w:hyperlink w:anchor="_m2wr9jtqoryx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xye9keve4jei">
            <w:r w:rsidDel="00000000" w:rsidR="00000000" w:rsidRPr="00000000">
              <w:rPr>
                <w:rtl w:val="0"/>
              </w:rPr>
            </w:r>
          </w:hyperlink>
          <w:hyperlink w:anchor="_xye9keve4je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4.2.3- </w:t>
            </w:r>
          </w:hyperlink>
          <w:hyperlink w:anchor="_xye9keve4je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النتائج</w:t>
            </w:r>
          </w:hyperlink>
          <w:hyperlink w:anchor="_xye9keve4jei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tl w:val="0"/>
              </w:rPr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3.3-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تعزيز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وكلاء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القيادة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الذاتية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المعتمدة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على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النماذج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اللغوية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الكبيرة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من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خلال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تجارب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مجسدة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واجتماعية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DriVLMe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3ta77f8sp6yj">
            <w:r w:rsidDel="00000000" w:rsidR="00000000" w:rsidRPr="00000000">
              <w:rPr>
                <w:rtl w:val="0"/>
              </w:rPr>
            </w:r>
          </w:hyperlink>
          <w:hyperlink w:anchor="_3ta77f8sp6y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1.3.3-  </w:t>
            </w:r>
          </w:hyperlink>
          <w:hyperlink w:anchor="_3ta77f8sp6y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</w:t>
            </w:r>
          </w:hyperlink>
          <w:hyperlink w:anchor="_3ta77f8sp6y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ُ</w:t>
            </w:r>
          </w:hyperlink>
          <w:hyperlink w:anchor="_3ta77f8sp6y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رم</w:t>
            </w:r>
          </w:hyperlink>
          <w:hyperlink w:anchor="_3ta77f8sp6y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ِّ</w:t>
            </w:r>
          </w:hyperlink>
          <w:hyperlink w:anchor="_3ta77f8sp6y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ز</w:t>
            </w:r>
          </w:hyperlink>
          <w:hyperlink w:anchor="_3ta77f8sp6y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3ta77f8sp6y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الفيديو</w:t>
            </w:r>
          </w:hyperlink>
          <w:hyperlink w:anchor="_3ta77f8sp6yj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8h7kw5z24x60">
            <w:r w:rsidDel="00000000" w:rsidR="00000000" w:rsidRPr="00000000">
              <w:rPr>
                <w:rtl w:val="0"/>
              </w:rPr>
            </w:r>
          </w:hyperlink>
          <w:hyperlink w:anchor="_8h7kw5z24x6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2.3.3- </w:t>
            </w:r>
          </w:hyperlink>
          <w:hyperlink w:anchor="_8h7kw5z24x6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العمود</w:t>
            </w:r>
          </w:hyperlink>
          <w:hyperlink w:anchor="_8h7kw5z24x6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8h7kw5z24x6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الفقري</w:t>
            </w:r>
          </w:hyperlink>
          <w:hyperlink w:anchor="_8h7kw5z24x6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8h7kw5z24x6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لنظام</w:t>
            </w:r>
          </w:hyperlink>
          <w:hyperlink w:anchor="_8h7kw5z24x6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8h7kw5z24x6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إدارة</w:t>
            </w:r>
          </w:hyperlink>
          <w:hyperlink w:anchor="_8h7kw5z24x6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8h7kw5z24x6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التعلم</w:t>
            </w:r>
          </w:hyperlink>
          <w:hyperlink w:anchor="_8h7kw5z24x6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(</w:t>
            </w:r>
          </w:hyperlink>
          <w:hyperlink w:anchor="_8h7kw5z24x6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LLM</w:t>
            </w:r>
          </w:hyperlink>
          <w:hyperlink w:anchor="_8h7kw5z24x6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kwklo2z28j8s">
            <w:r w:rsidDel="00000000" w:rsidR="00000000" w:rsidRPr="00000000">
              <w:rPr>
                <w:rtl w:val="0"/>
              </w:rPr>
            </w:r>
          </w:hyperlink>
          <w:hyperlink w:anchor="_kwklo2z28j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3.3.3-  </w:t>
            </w:r>
          </w:hyperlink>
          <w:hyperlink w:anchor="_kwklo2z28j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وحدة</w:t>
            </w:r>
          </w:hyperlink>
          <w:hyperlink w:anchor="_kwklo2z28j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kwklo2z28j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تخطيط</w:t>
            </w:r>
          </w:hyperlink>
          <w:hyperlink w:anchor="_kwklo2z28j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kwklo2z28j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المسار</w:t>
            </w:r>
          </w:hyperlink>
          <w:hyperlink w:anchor="_kwklo2z28j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(</w:t>
            </w:r>
          </w:hyperlink>
          <w:hyperlink w:anchor="_kwklo2z28j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ملاح</w:t>
            </w:r>
          </w:hyperlink>
          <w:hyperlink w:anchor="_kwklo2z28j8s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kwklo2z28j8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GPS</w:t>
            </w:r>
          </w:hyperlink>
          <w:hyperlink w:anchor="_kwklo2z28j8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كيفية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عمل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الوحدات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الثلاثة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1hfnq4xv2yc4">
            <w:r w:rsidDel="00000000" w:rsidR="00000000" w:rsidRPr="00000000">
              <w:rPr>
                <w:rtl w:val="0"/>
              </w:rPr>
            </w:r>
          </w:hyperlink>
          <w:hyperlink w:anchor="_1hfnq4xv2yc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4.3.3- </w:t>
            </w:r>
          </w:hyperlink>
          <w:hyperlink w:anchor="_1hfnq4xv2yc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بيانات</w:t>
            </w:r>
          </w:hyperlink>
          <w:hyperlink w:anchor="_1hfnq4xv2yc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1hfnq4xv2yc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التدريب</w:t>
            </w:r>
          </w:hyperlink>
          <w:hyperlink w:anchor="_1hfnq4xv2yc4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itkhd184nha4">
            <w:r w:rsidDel="00000000" w:rsidR="00000000" w:rsidRPr="00000000">
              <w:rPr>
                <w:rtl w:val="0"/>
              </w:rPr>
            </w:r>
          </w:hyperlink>
          <w:hyperlink w:anchor="_itkhd184nha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5.3.3- </w:t>
            </w:r>
          </w:hyperlink>
          <w:hyperlink w:anchor="_itkhd184nha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التدريب</w:t>
            </w:r>
          </w:hyperlink>
          <w:hyperlink w:anchor="_itkhd184nha4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6tg9onxhdcoi">
            <w:r w:rsidDel="00000000" w:rsidR="00000000" w:rsidRPr="00000000">
              <w:rPr>
                <w:rtl w:val="0"/>
              </w:rPr>
            </w:r>
          </w:hyperlink>
          <w:hyperlink w:anchor="_6tg9onxhdco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6.3.3 - </w:t>
            </w:r>
          </w:hyperlink>
          <w:hyperlink w:anchor="_6tg9onxhdco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معايير</w:t>
            </w:r>
          </w:hyperlink>
          <w:hyperlink w:anchor="_6tg9onxhdco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6tg9onxhdco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التقييم</w:t>
            </w:r>
          </w:hyperlink>
          <w:hyperlink w:anchor="_6tg9onxhdcoi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kos7e71o1r02">
            <w:r w:rsidDel="00000000" w:rsidR="00000000" w:rsidRPr="00000000">
              <w:rPr>
                <w:rtl w:val="0"/>
              </w:rPr>
            </w:r>
          </w:hyperlink>
          <w:hyperlink w:anchor="_kos7e71o1r02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7.3.3- </w:t>
            </w:r>
          </w:hyperlink>
          <w:hyperlink w:anchor="_kos7e71o1r02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النتائج</w:t>
            </w:r>
          </w:hyperlink>
          <w:hyperlink w:anchor="_kos7e71o1r02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inrt2rcfxk7f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التحديات</w:t>
            </w:r>
          </w:hyperlink>
          <w:hyperlink w:anchor="_inrt2rcfxk7f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inrt2rcfxk7f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والمشاكل</w:t>
            </w:r>
          </w:hyperlink>
          <w:hyperlink w:anchor="_inrt2rcfxk7f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5uhz8za02to7">
            <w:r w:rsidDel="00000000" w:rsidR="00000000" w:rsidRPr="00000000">
              <w:rPr>
                <w:rtl w:val="0"/>
              </w:rPr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4.3- 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نموذج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تتبع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سيارة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ذاتية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القيادة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شبيه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بالإنسان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باستخدام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التعلم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المعزز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العميق</w:t>
            </w:r>
          </w:hyperlink>
          <w:hyperlink w:anchor="_5uhz8za02to7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hldmqzljmf3r">
            <w:r w:rsidDel="00000000" w:rsidR="00000000" w:rsidRPr="00000000">
              <w:rPr>
                <w:rtl w:val="0"/>
              </w:rPr>
            </w:r>
          </w:hyperlink>
          <w:hyperlink w:anchor="_hldmqzljmf3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1.4.3- </w:t>
            </w:r>
          </w:hyperlink>
          <w:hyperlink w:anchor="_hldmqzljmf3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بنية</w:t>
            </w:r>
          </w:hyperlink>
          <w:hyperlink w:anchor="_hldmqzljmf3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hldmqzljmf3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النموذج</w:t>
            </w:r>
          </w:hyperlink>
          <w:hyperlink w:anchor="_hldmqzljmf3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hldmqzljmf3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المقترح</w:t>
            </w:r>
          </w:hyperlink>
          <w:hyperlink w:anchor="_hldmqzljmf3r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qfly6nrjrfo">
            <w:r w:rsidDel="00000000" w:rsidR="00000000" w:rsidRPr="00000000">
              <w:rPr>
                <w:rtl w:val="0"/>
              </w:rPr>
            </w:r>
          </w:hyperlink>
          <w:hyperlink w:anchor="_qfly6nrjrfo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2.4.3- </w:t>
            </w:r>
          </w:hyperlink>
          <w:hyperlink w:anchor="_qfly6nrjrfo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آلية</w:t>
            </w:r>
          </w:hyperlink>
          <w:hyperlink w:anchor="_qfly6nrjrfo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qfly6nrjrfo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عمل</w:t>
            </w:r>
          </w:hyperlink>
          <w:hyperlink w:anchor="_qfly6nrjrfo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qfly6nrjrfo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الخوارزمية</w:t>
            </w:r>
          </w:hyperlink>
          <w:hyperlink w:anchor="_qfly6nrjrfo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rf8jhmgacc6h">
            <w:r w:rsidDel="00000000" w:rsidR="00000000" w:rsidRPr="00000000">
              <w:rPr>
                <w:rtl w:val="0"/>
              </w:rPr>
            </w:r>
          </w:hyperlink>
          <w:hyperlink w:anchor="_rf8jhmgacc6h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3.4.3- </w:t>
            </w:r>
          </w:hyperlink>
          <w:hyperlink w:anchor="_rf8jhmgacc6h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البيانات</w:t>
            </w:r>
          </w:hyperlink>
          <w:hyperlink w:anchor="_rf8jhmgacc6h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rf8jhmgacc6h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المستخدمة</w:t>
            </w:r>
          </w:hyperlink>
          <w:hyperlink w:anchor="_rf8jhmgacc6h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3l2l5aeqseuh">
            <w:r w:rsidDel="00000000" w:rsidR="00000000" w:rsidRPr="00000000">
              <w:rPr>
                <w:rtl w:val="0"/>
              </w:rPr>
            </w:r>
          </w:hyperlink>
          <w:hyperlink w:anchor="_3l2l5aeqseuh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4.4.3- </w:t>
            </w:r>
          </w:hyperlink>
          <w:hyperlink w:anchor="_3l2l5aeqseuh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التدريب</w:t>
            </w:r>
          </w:hyperlink>
          <w:hyperlink w:anchor="_3l2l5aeqseuh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kcwa2zcydt3x">
            <w:r w:rsidDel="00000000" w:rsidR="00000000" w:rsidRPr="00000000">
              <w:rPr>
                <w:rtl w:val="0"/>
              </w:rPr>
            </w:r>
          </w:hyperlink>
          <w:hyperlink w:anchor="_kcwa2zcydt3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5.4.3- </w:t>
            </w:r>
          </w:hyperlink>
          <w:hyperlink w:anchor="_kcwa2zcydt3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معايير</w:t>
            </w:r>
          </w:hyperlink>
          <w:hyperlink w:anchor="_kcwa2zcydt3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kcwa2zcydt3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التقييم</w:t>
            </w:r>
          </w:hyperlink>
          <w:hyperlink w:anchor="_kcwa2zcydt3x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rl1drfd0nyko">
            <w:r w:rsidDel="00000000" w:rsidR="00000000" w:rsidRPr="00000000">
              <w:rPr>
                <w:rtl w:val="0"/>
              </w:rPr>
            </w:r>
          </w:hyperlink>
          <w:hyperlink w:anchor="_rl1drfd0nyko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6.4.3- </w:t>
            </w:r>
          </w:hyperlink>
          <w:hyperlink w:anchor="_rl1drfd0nyko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النتائج</w:t>
            </w:r>
          </w:hyperlink>
          <w:hyperlink w:anchor="_rl1drfd0nyko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kwlbadwbu8dt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المشاكل</w:t>
            </w:r>
          </w:hyperlink>
          <w:hyperlink w:anchor="_kwlbadwbu8dt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kwlbadwbu8dt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التي</w:t>
            </w:r>
          </w:hyperlink>
          <w:hyperlink w:anchor="_kwlbadwbu8dt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kwlbadwbu8dt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واجهها</w:t>
            </w:r>
          </w:hyperlink>
          <w:hyperlink w:anchor="_kwlbadwbu8dt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kwlbadwbu8dt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هذا</w:t>
            </w:r>
          </w:hyperlink>
          <w:hyperlink w:anchor="_kwlbadwbu8dt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kwlbadwbu8dt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البحث</w:t>
            </w:r>
          </w:hyperlink>
          <w:hyperlink w:anchor="_kwlbadwbu8dt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fvs8zaaq39nr">
            <w:r w:rsidDel="00000000" w:rsidR="00000000" w:rsidRPr="00000000">
              <w:rPr>
                <w:rtl w:val="0"/>
              </w:rPr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2. 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السلامة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(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Safety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) 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لم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يتم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التعامل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معها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بشكل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مباشر</w:t>
            </w:r>
          </w:hyperlink>
          <w:hyperlink w:anchor="_fvs8zaaq39nr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gnpm9rrv8w5q">
            <w:r w:rsidDel="00000000" w:rsidR="00000000" w:rsidRPr="00000000">
              <w:rPr>
                <w:rtl w:val="0"/>
              </w:rPr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5.3-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القيادة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باستخدام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النماذج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اللغوية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الكبيرة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: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دمج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متجه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مستوى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الكائن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في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القيادة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الذاتية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القابلة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للتفسير</w:t>
            </w:r>
          </w:hyperlink>
          <w:hyperlink w:anchor="_gnpm9rrv8w5q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kv78z7c3p0z0">
            <w:r w:rsidDel="00000000" w:rsidR="00000000" w:rsidRPr="00000000">
              <w:rPr>
                <w:rtl w:val="0"/>
              </w:rPr>
            </w:r>
          </w:hyperlink>
          <w:hyperlink w:anchor="_kv78z7c3p0z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1.5.3 </w:t>
            </w:r>
          </w:hyperlink>
          <w:hyperlink w:anchor="_kv78z7c3p0z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مرم</w:t>
            </w:r>
          </w:hyperlink>
          <w:hyperlink w:anchor="_kv78z7c3p0z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ّ</w:t>
            </w:r>
          </w:hyperlink>
          <w:hyperlink w:anchor="_kv78z7c3p0z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ز</w:t>
            </w:r>
          </w:hyperlink>
          <w:hyperlink w:anchor="_kv78z7c3p0z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kv78z7c3p0z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الأشعة</w:t>
            </w:r>
          </w:hyperlink>
          <w:hyperlink w:anchor="_kv78z7c3p0z0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(</w:t>
            </w:r>
          </w:hyperlink>
          <w:hyperlink w:anchor="_kv78z7c3p0z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Vector</w:t>
            </w:r>
          </w:hyperlink>
          <w:hyperlink w:anchor="_kv78z7c3p0z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 </w:t>
            </w:r>
          </w:hyperlink>
          <w:hyperlink w:anchor="_kv78z7c3p0z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Encoder</w:t>
            </w:r>
          </w:hyperlink>
          <w:hyperlink w:anchor="_kv78z7c3p0z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5vwnet4xkgax">
            <w:r w:rsidDel="00000000" w:rsidR="00000000" w:rsidRPr="00000000">
              <w:rPr>
                <w:rtl w:val="0"/>
              </w:rPr>
            </w:r>
          </w:hyperlink>
          <w:hyperlink w:anchor="_5vwnet4xkga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2.5.3 </w:t>
            </w:r>
          </w:hyperlink>
          <w:hyperlink w:anchor="_5vwnet4xkga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مشك</w:t>
            </w:r>
          </w:hyperlink>
          <w:hyperlink w:anchor="_5vwnet4xkga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ّ</w:t>
            </w:r>
          </w:hyperlink>
          <w:hyperlink w:anchor="_5vwnet4xkga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ل</w:t>
            </w:r>
          </w:hyperlink>
          <w:hyperlink w:anchor="_5vwnet4xkga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5vwnet4xkga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الأشعة</w:t>
            </w:r>
          </w:hyperlink>
          <w:hyperlink w:anchor="_5vwnet4xkgax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 (</w:t>
            </w:r>
          </w:hyperlink>
          <w:hyperlink w:anchor="_5vwnet4xkga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Vector</w:t>
            </w:r>
          </w:hyperlink>
          <w:hyperlink w:anchor="_5vwnet4xkga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-</w:t>
            </w:r>
          </w:hyperlink>
          <w:hyperlink w:anchor="_5vwnet4xkga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Former</w:t>
            </w:r>
          </w:hyperlink>
          <w:hyperlink w:anchor="_5vwnet4xkga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n66m4e6v1uw4">
            <w:r w:rsidDel="00000000" w:rsidR="00000000" w:rsidRPr="00000000">
              <w:rPr>
                <w:rtl w:val="0"/>
              </w:rPr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3.5.3 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النموذج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اللغوي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مع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التكيف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المنخفض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 (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LLM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 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with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 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LoRA</w:t>
            </w:r>
          </w:hyperlink>
          <w:hyperlink w:anchor="_n66m4e6v1uw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rwi1hsakfk0i">
            <w:r w:rsidDel="00000000" w:rsidR="00000000" w:rsidRPr="00000000">
              <w:rPr>
                <w:rtl w:val="0"/>
              </w:rPr>
            </w:r>
          </w:hyperlink>
          <w:hyperlink w:anchor="_rwi1hsakfk0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4.5.3- </w:t>
            </w:r>
          </w:hyperlink>
          <w:hyperlink w:anchor="_rwi1hsakfk0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بيانات</w:t>
            </w:r>
          </w:hyperlink>
          <w:hyperlink w:anchor="_rwi1hsakfk0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rwi1hsakfk0i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التدريب</w:t>
            </w:r>
          </w:hyperlink>
          <w:hyperlink w:anchor="_rwi1hsakfk0i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6ydpb1oj74lj">
            <w:r w:rsidDel="00000000" w:rsidR="00000000" w:rsidRPr="00000000">
              <w:rPr>
                <w:rtl w:val="0"/>
              </w:rPr>
            </w:r>
          </w:hyperlink>
          <w:hyperlink w:anchor="_6ydpb1oj74l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5.5.3- </w:t>
            </w:r>
          </w:hyperlink>
          <w:hyperlink w:anchor="_6ydpb1oj74l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تدريب</w:t>
            </w:r>
          </w:hyperlink>
          <w:hyperlink w:anchor="_6ydpb1oj74l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6ydpb1oj74l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النموذج</w:t>
            </w:r>
          </w:hyperlink>
          <w:hyperlink w:anchor="_6ydpb1oj74lj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eh45j9xjnx7j">
            <w:r w:rsidDel="00000000" w:rsidR="00000000" w:rsidRPr="00000000">
              <w:rPr>
                <w:rtl w:val="0"/>
              </w:rPr>
            </w:r>
          </w:hyperlink>
          <w:hyperlink w:anchor="_eh45j9xjnx7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6.5.3- </w:t>
            </w:r>
          </w:hyperlink>
          <w:hyperlink w:anchor="_eh45j9xjnx7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معايير</w:t>
            </w:r>
          </w:hyperlink>
          <w:hyperlink w:anchor="_eh45j9xjnx7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eh45j9xjnx7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التقييم</w:t>
            </w:r>
          </w:hyperlink>
          <w:hyperlink w:anchor="_eh45j9xjnx7j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ygrkrfedj3sa">
            <w:r w:rsidDel="00000000" w:rsidR="00000000" w:rsidRPr="00000000">
              <w:rPr>
                <w:rtl w:val="0"/>
              </w:rPr>
            </w:r>
          </w:hyperlink>
          <w:hyperlink w:anchor="_ygrkrfedj3sa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7.5.3- </w:t>
            </w:r>
          </w:hyperlink>
          <w:hyperlink w:anchor="_ygrkrfedj3sa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النتائج</w:t>
            </w:r>
          </w:hyperlink>
          <w:hyperlink w:anchor="_ygrkrfedj3sa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i6q8hb3tf1sr">
            <w:r w:rsidDel="00000000" w:rsidR="00000000" w:rsidRPr="00000000">
              <w:rPr>
                <w:rtl w:val="0"/>
              </w:rPr>
            </w:r>
          </w:hyperlink>
          <w:hyperlink w:anchor="_i6q8hb3tf1s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8.5.3- </w:t>
            </w:r>
          </w:hyperlink>
          <w:hyperlink w:anchor="_i6q8hb3tf1s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المشاكل</w:t>
            </w:r>
          </w:hyperlink>
          <w:hyperlink w:anchor="_i6q8hb3tf1sr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ny34duupbsye">
            <w:r w:rsidDel="00000000" w:rsidR="00000000" w:rsidRPr="00000000">
              <w:rPr>
                <w:rtl w:val="0"/>
              </w:rPr>
            </w:r>
          </w:hyperlink>
          <w:hyperlink w:anchor="_ny34duupbsye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6.3- </w:t>
            </w:r>
          </w:hyperlink>
          <w:hyperlink w:anchor="_ny34duupbsye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الخاتمة</w:t>
            </w:r>
          </w:hyperlink>
          <w:hyperlink w:anchor="_ny34duupbsye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dot" w:pos="12000"/>
            </w:tabs>
            <w:bidi w:val="1"/>
            <w:spacing w:before="60" w:lineRule="auto"/>
            <w:rPr>
              <w:b w:val="1"/>
              <w:color w:val="000000"/>
              <w:u w:val="none"/>
            </w:rPr>
          </w:pPr>
          <w:hyperlink w:anchor="_4gmx9ig0xu2a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الفصل</w:t>
            </w:r>
          </w:hyperlink>
          <w:hyperlink w:anchor="_4gmx9ig0xu2a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4gmx9ig0xu2a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الرابع</w:t>
            </w:r>
          </w:hyperlink>
          <w:hyperlink w:anchor="_4gmx9ig0xu2a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dot" w:pos="12000"/>
            </w:tabs>
            <w:bidi w:val="1"/>
            <w:spacing w:before="60" w:lineRule="auto"/>
            <w:rPr>
              <w:b w:val="1"/>
              <w:color w:val="000000"/>
              <w:u w:val="none"/>
            </w:rPr>
          </w:pPr>
          <w:hyperlink w:anchor="_pppfvretxjo2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المنهجية</w:t>
            </w:r>
          </w:hyperlink>
          <w:hyperlink w:anchor="_pppfvretxjo2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pppfvretxjo2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المقترحة</w:t>
            </w:r>
          </w:hyperlink>
          <w:hyperlink w:anchor="_pppfvretxjo2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5ravpcnh1oo3">
            <w:r w:rsidDel="00000000" w:rsidR="00000000" w:rsidRPr="00000000">
              <w:rPr>
                <w:rtl w:val="0"/>
              </w:rPr>
            </w:r>
          </w:hyperlink>
          <w:hyperlink w:anchor="_5ravpcnh1oo3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1.4- </w:t>
            </w:r>
          </w:hyperlink>
          <w:hyperlink w:anchor="_5ravpcnh1oo3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مقدمة</w:t>
            </w:r>
          </w:hyperlink>
          <w:hyperlink w:anchor="_5ravpcnh1oo3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r5rctz307wnh">
            <w:r w:rsidDel="00000000" w:rsidR="00000000" w:rsidRPr="00000000">
              <w:rPr>
                <w:rtl w:val="0"/>
              </w:rPr>
            </w:r>
          </w:hyperlink>
          <w:hyperlink w:anchor="_r5rctz307wnh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2.4- </w:t>
            </w:r>
          </w:hyperlink>
          <w:hyperlink w:anchor="_r5rctz307wnh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النموذج</w:t>
            </w:r>
          </w:hyperlink>
          <w:hyperlink w:anchor="_r5rctz307wnh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r5rctz307wnh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المقترح</w:t>
            </w:r>
          </w:hyperlink>
          <w:hyperlink w:anchor="_r5rctz307wnh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7surukj3ymi1">
            <w:r w:rsidDel="00000000" w:rsidR="00000000" w:rsidRPr="00000000">
              <w:rPr>
                <w:rtl w:val="0"/>
              </w:rPr>
            </w:r>
          </w:hyperlink>
          <w:hyperlink w:anchor="_7surukj3ymi1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3.4- </w:t>
            </w:r>
          </w:hyperlink>
          <w:hyperlink w:anchor="_7surukj3ymi1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مكونات</w:t>
            </w:r>
          </w:hyperlink>
          <w:hyperlink w:anchor="_7surukj3ymi1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7surukj3ymi1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النموذج</w:t>
            </w:r>
          </w:hyperlink>
          <w:hyperlink w:anchor="_7surukj3ymi1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y1vak5i5o6zv">
            <w:r w:rsidDel="00000000" w:rsidR="00000000" w:rsidRPr="00000000">
              <w:rPr>
                <w:rtl w:val="0"/>
              </w:rPr>
            </w:r>
          </w:hyperlink>
          <w:hyperlink w:anchor="_y1vak5i5o6zv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1.3.4- </w:t>
            </w:r>
          </w:hyperlink>
          <w:hyperlink w:anchor="_y1vak5i5o6zv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مرم</w:t>
            </w:r>
          </w:hyperlink>
          <w:hyperlink w:anchor="_y1vak5i5o6zv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ّ</w:t>
            </w:r>
          </w:hyperlink>
          <w:hyperlink w:anchor="_y1vak5i5o6zv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ز</w:t>
            </w:r>
          </w:hyperlink>
          <w:hyperlink w:anchor="_y1vak5i5o6zv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y1vak5i5o6zv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الأشعة</w:t>
            </w:r>
          </w:hyperlink>
          <w:hyperlink w:anchor="_y1vak5i5o6zv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ofplvl3u22qr">
            <w:r w:rsidDel="00000000" w:rsidR="00000000" w:rsidRPr="00000000">
              <w:rPr>
                <w:rtl w:val="0"/>
              </w:rPr>
            </w:r>
          </w:hyperlink>
          <w:hyperlink w:anchor="_ofplvl3u22q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2.3.4- </w:t>
            </w:r>
          </w:hyperlink>
          <w:hyperlink w:anchor="_ofplvl3u22q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مشكل</w:t>
            </w:r>
          </w:hyperlink>
          <w:hyperlink w:anchor="_ofplvl3u22q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ofplvl3u22qr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الأشعة</w:t>
            </w:r>
          </w:hyperlink>
          <w:hyperlink w:anchor="_ofplvl3u22qr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720" w:firstLine="0"/>
            <w:rPr>
              <w:color w:val="000000"/>
              <w:u w:val="none"/>
            </w:rPr>
          </w:pPr>
          <w:hyperlink w:anchor="_36sqmtug41gy">
            <w:r w:rsidDel="00000000" w:rsidR="00000000" w:rsidRPr="00000000">
              <w:rPr>
                <w:rtl w:val="0"/>
              </w:rPr>
            </w:r>
          </w:hyperlink>
          <w:hyperlink w:anchor="_36sqmtug41gy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3.3.4-</w:t>
            </w:r>
          </w:hyperlink>
          <w:hyperlink w:anchor="_36sqmtug41gy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النموذج</w:t>
            </w:r>
          </w:hyperlink>
          <w:hyperlink w:anchor="_36sqmtug41gy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36sqmtug41gy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اللغوي</w:t>
            </w:r>
          </w:hyperlink>
          <w:hyperlink w:anchor="_36sqmtug41gy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36sqmtug41gy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مع</w:t>
            </w:r>
          </w:hyperlink>
          <w:hyperlink w:anchor="_36sqmtug41gy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36sqmtug41gy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التكيف</w:t>
            </w:r>
          </w:hyperlink>
          <w:hyperlink w:anchor="_36sqmtug41gy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36sqmtug41gy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المنخفض</w:t>
            </w:r>
          </w:hyperlink>
          <w:hyperlink w:anchor="_36sqmtug41gy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36sqmtug41gy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الرتبة</w:t>
            </w:r>
          </w:hyperlink>
          <w:hyperlink w:anchor="_36sqmtug41gy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nu9fbmyjyuiu">
            <w:r w:rsidDel="00000000" w:rsidR="00000000" w:rsidRPr="00000000">
              <w:rPr>
                <w:rtl w:val="0"/>
              </w:rPr>
            </w:r>
          </w:hyperlink>
          <w:hyperlink w:anchor="_nu9fbmyjyuiu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4.4- </w:t>
            </w:r>
          </w:hyperlink>
          <w:hyperlink w:anchor="_nu9fbmyjyuiu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معايير</w:t>
            </w:r>
          </w:hyperlink>
          <w:hyperlink w:anchor="_nu9fbmyjyuiu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nu9fbmyjyuiu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التقييم</w:t>
            </w:r>
          </w:hyperlink>
          <w:hyperlink w:anchor="_nu9fbmyjyuiu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nu9fbmyjyuiu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المتبعة</w:t>
            </w:r>
          </w:hyperlink>
          <w:hyperlink w:anchor="_nu9fbmyjyuiu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dot" w:pos="12000"/>
            </w:tabs>
            <w:bidi w:val="1"/>
            <w:spacing w:before="60" w:lineRule="auto"/>
            <w:rPr>
              <w:b w:val="1"/>
              <w:color w:val="000000"/>
              <w:u w:val="none"/>
            </w:rPr>
          </w:pPr>
          <w:hyperlink w:anchor="_og62dyay9ekx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الفصل</w:t>
            </w:r>
          </w:hyperlink>
          <w:hyperlink w:anchor="_og62dyay9ekx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og62dyay9ekx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الخامس</w:t>
            </w:r>
          </w:hyperlink>
          <w:hyperlink w:anchor="_og62dyay9ekx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dot" w:pos="12000"/>
            </w:tabs>
            <w:bidi w:val="1"/>
            <w:spacing w:before="60" w:lineRule="auto"/>
            <w:rPr>
              <w:b w:val="1"/>
              <w:color w:val="000000"/>
              <w:u w:val="none"/>
            </w:rPr>
          </w:pPr>
          <w:hyperlink w:anchor="_5t0281nnmghs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تصميم</w:t>
            </w:r>
          </w:hyperlink>
          <w:hyperlink w:anchor="_5t0281nnmghs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5t0281nnmghs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النظام</w:t>
            </w:r>
          </w:hyperlink>
          <w:hyperlink w:anchor="_5t0281nnmghs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7w7oar29a52q">
            <w:r w:rsidDel="00000000" w:rsidR="00000000" w:rsidRPr="00000000">
              <w:rPr>
                <w:rtl w:val="0"/>
              </w:rPr>
            </w:r>
          </w:hyperlink>
          <w:hyperlink w:anchor="_7w7oar29a52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1.5- </w:t>
            </w:r>
          </w:hyperlink>
          <w:hyperlink w:anchor="_7w7oar29a52q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مقدمة</w:t>
            </w:r>
          </w:hyperlink>
          <w:hyperlink w:anchor="_7w7oar29a52q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7pz3ku3x1jfb">
            <w:r w:rsidDel="00000000" w:rsidR="00000000" w:rsidRPr="00000000">
              <w:rPr>
                <w:rtl w:val="0"/>
              </w:rPr>
            </w:r>
          </w:hyperlink>
          <w:hyperlink w:anchor="_7pz3ku3x1jfb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2.5- </w:t>
            </w:r>
          </w:hyperlink>
          <w:hyperlink w:anchor="_7pz3ku3x1jfb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بيئة</w:t>
            </w:r>
          </w:hyperlink>
          <w:hyperlink w:anchor="_7pz3ku3x1jfb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7pz3ku3x1jfb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المحاكاة</w:t>
            </w:r>
          </w:hyperlink>
          <w:hyperlink w:anchor="_7pz3ku3x1jfb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sjw3t923z80g">
            <w:r w:rsidDel="00000000" w:rsidR="00000000" w:rsidRPr="00000000">
              <w:rPr>
                <w:rtl w:val="0"/>
              </w:rPr>
            </w:r>
          </w:hyperlink>
          <w:hyperlink w:anchor="_sjw3t923z80g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3.5- </w:t>
            </w:r>
          </w:hyperlink>
          <w:hyperlink w:anchor="_sjw3t923z80g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النموذج</w:t>
            </w:r>
          </w:hyperlink>
          <w:hyperlink w:anchor="_sjw3t923z80g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sjw3t923z80g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اللغوي</w:t>
            </w:r>
          </w:hyperlink>
          <w:hyperlink w:anchor="_sjw3t923z80g">
            <w:r w:rsidDel="00000000" w:rsidR="00000000" w:rsidRPr="00000000">
              <w:rPr>
                <w:color w:val="000000"/>
                <w:u w:val="none"/>
                <w:rtl w:val="1"/>
              </w:rPr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u1aznkroh24a">
            <w:r w:rsidDel="00000000" w:rsidR="00000000" w:rsidRPr="00000000">
              <w:rPr>
                <w:rtl w:val="0"/>
              </w:rPr>
            </w:r>
          </w:hyperlink>
          <w:hyperlink w:anchor="_u1aznkroh24a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4.5- </w:t>
            </w:r>
          </w:hyperlink>
          <w:hyperlink w:anchor="_u1aznkroh24a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الواجهات</w:t>
            </w:r>
          </w:hyperlink>
          <w:hyperlink w:anchor="_u1aznkroh24a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u1aznkroh24a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الخلفية</w:t>
            </w:r>
          </w:hyperlink>
          <w:hyperlink w:anchor="_u1aznkroh24a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u1aznkroh24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Back</w:t>
            </w:r>
          </w:hyperlink>
          <w:hyperlink w:anchor="_u1aznkroh24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-</w:t>
            </w:r>
          </w:hyperlink>
          <w:hyperlink w:anchor="_u1aznkroh24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End</w:t>
            </w:r>
          </w:hyperlink>
          <w:hyperlink w:anchor="_u1aznkroh24a">
            <w:r w:rsidDel="00000000" w:rsidR="00000000" w:rsidRPr="00000000">
              <w:rPr>
                <w:color w:val="000000"/>
                <w:u w:val="none"/>
                <w:rtl w:val="0"/>
              </w:rPr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dot" w:pos="12000"/>
            </w:tabs>
            <w:bidi w:val="1"/>
            <w:spacing w:before="60" w:lineRule="auto"/>
            <w:rPr>
              <w:b w:val="1"/>
              <w:color w:val="000000"/>
              <w:u w:val="none"/>
            </w:rPr>
          </w:pPr>
          <w:hyperlink w:anchor="_2lp8o7c3irqe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الفصل</w:t>
            </w:r>
          </w:hyperlink>
          <w:hyperlink w:anchor="_2lp8o7c3irqe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2lp8o7c3irqe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السادس</w:t>
            </w:r>
          </w:hyperlink>
          <w:hyperlink w:anchor="_2lp8o7c3irqe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dot" w:pos="12000"/>
            </w:tabs>
            <w:bidi w:val="1"/>
            <w:spacing w:before="60" w:lineRule="auto"/>
            <w:rPr>
              <w:b w:val="1"/>
              <w:color w:val="000000"/>
              <w:u w:val="none"/>
            </w:rPr>
          </w:pPr>
          <w:hyperlink w:anchor="_2zhy9zwjspnp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الأدوات</w:t>
            </w:r>
          </w:hyperlink>
          <w:hyperlink w:anchor="_2zhy9zwjspnp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 </w:t>
            </w:r>
          </w:hyperlink>
          <w:hyperlink w:anchor="_2zhy9zwjspnp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 xml:space="preserve">المستخدمة</w:t>
            </w:r>
          </w:hyperlink>
          <w:hyperlink w:anchor="_2zhy9zwjspnp">
            <w:r w:rsidDel="00000000" w:rsidR="00000000" w:rsidRPr="00000000">
              <w:rPr>
                <w:b w:val="1"/>
                <w:color w:val="000000"/>
                <w:u w:val="none"/>
                <w:rtl w:val="1"/>
              </w:rPr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c34lpapo44s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1.6-Docker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spnskt5yjad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2.6-MongoDB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6h6qunkjelk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3.6-GitHub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8eddld34smn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4.6-Hugging Face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z94yvfvntrz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5.6- Pytorch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844ebvtgkrv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6.6- FastAPI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7y7vpg83hyh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7.6-React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30x33l665r8j">
            <w:r w:rsidDel="00000000" w:rsidR="00000000" w:rsidRPr="00000000">
              <w:rPr>
                <w:rtl w:val="0"/>
              </w:rPr>
            </w:r>
          </w:hyperlink>
          <w:hyperlink w:anchor="_30x33l665r8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8.6- </w:t>
            </w:r>
          </w:hyperlink>
          <w:hyperlink w:anchor="_30x33l665r8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محاكي</w:t>
            </w:r>
          </w:hyperlink>
          <w:hyperlink w:anchor="_30x33l665r8j">
            <w:r w:rsidDel="00000000" w:rsidR="00000000" w:rsidRPr="00000000">
              <w:rPr>
                <w:color w:val="000000"/>
                <w:u w:val="none"/>
                <w:rtl w:val="1"/>
              </w:rPr>
              <w:t xml:space="preserve"> </w:t>
            </w:r>
          </w:hyperlink>
          <w:hyperlink w:anchor="_30x33l665r8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CARLA</w:t>
            </w:r>
          </w:hyperlink>
          <w:hyperlink w:anchor="_30x33l665r8j">
            <w:r w:rsidDel="00000000" w:rsidR="00000000" w:rsidRPr="00000000">
              <w:rPr>
                <w:color w:val="000000"/>
                <w:u w:val="none"/>
                <w:rtl w:val="0"/>
              </w:rPr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widowControl w:val="0"/>
            <w:tabs>
              <w:tab w:val="right" w:leader="dot" w:pos="12000"/>
            </w:tabs>
            <w:bidi w:val="1"/>
            <w:spacing w:before="60" w:lineRule="auto"/>
            <w:ind w:left="360" w:firstLine="0"/>
            <w:rPr>
              <w:color w:val="000000"/>
              <w:u w:val="none"/>
            </w:rPr>
          </w:pPr>
          <w:hyperlink w:anchor="_danvcwyl3bl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9.6- DeepSeek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bookmarkStart w:colFirst="0" w:colLast="0" w:name="_hft9op97k0l" w:id="3"/>
      <w:bookmarkEnd w:id="3"/>
      <w:r w:rsidDel="00000000" w:rsidR="00000000" w:rsidRPr="00000000">
        <w:br w:type="page"/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1"/>
        </w:rPr>
        <w:t xml:space="preserve">قائمة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1"/>
        </w:rPr>
        <w:t xml:space="preserve">الأشكال</w:t>
      </w:r>
    </w:p>
    <w:sdt>
      <w:sdtPr>
        <w:id w:val="63726806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bidi w:val="1"/>
            <w:spacing w:after="0" w:before="0" w:line="240" w:lineRule="auto"/>
            <w:ind w:left="0" w:right="0" w:firstLine="0"/>
            <w:jc w:val="left"/>
            <w:rPr>
              <w:rFonts w:ascii="Traditional Arabic" w:cs="Traditional Arabic" w:eastAsia="Traditional Arabic" w:hAnsi="Traditional Arab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الشكل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1- 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مشكلة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طريقة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الترقيم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الآلية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المعكوسة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للقوائم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المتعددة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المستويات</w:t>
            </w:r>
          </w:hyperlink>
          <w:hyperlink w:anchor="_e1gsovagsqjg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bidi w:val="1"/>
            <w:spacing w:after="0" w:before="0" w:line="240" w:lineRule="auto"/>
            <w:ind w:left="0" w:right="0" w:firstLine="0"/>
            <w:jc w:val="left"/>
            <w:rPr>
              <w:rFonts w:ascii="Traditional Arabic" w:cs="Traditional Arabic" w:eastAsia="Traditional Arabic" w:hAnsi="Traditional Arab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الشكل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2- 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أيقونة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البرنامج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المستخدم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في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كتابة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هذا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التقرير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شكل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غير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مفيد</w:t>
            </w:r>
          </w:hyperlink>
          <w:hyperlink w:anchor="_a8l339sfki3w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!).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bidi w:val="1"/>
            <w:spacing w:after="0" w:before="0" w:line="240" w:lineRule="auto"/>
            <w:ind w:left="0" w:right="0" w:firstLine="0"/>
            <w:jc w:val="left"/>
            <w:rPr>
              <w:rFonts w:ascii="Traditional Arabic" w:cs="Traditional Arabic" w:eastAsia="Traditional Arabic" w:hAnsi="Traditional Arab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3phzquas426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الشكل</w:t>
            </w:r>
          </w:hyperlink>
          <w:hyperlink w:anchor="_w3phzquas426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3- </w:t>
            </w:r>
          </w:hyperlink>
          <w:hyperlink w:anchor="_w3phzquas426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مخطط</w:t>
            </w:r>
          </w:hyperlink>
          <w:hyperlink w:anchor="_w3phzquas426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3phzquas426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صندوقي</w:t>
            </w:r>
          </w:hyperlink>
          <w:hyperlink w:anchor="_w3phzquas426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3phzquas426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لنظام</w:t>
            </w:r>
          </w:hyperlink>
          <w:hyperlink w:anchor="_w3phzquas426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3phzquas426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اتصالات</w:t>
            </w:r>
          </w:hyperlink>
          <w:hyperlink w:anchor="_w3phzquas426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bidi w:val="1"/>
            <w:spacing w:after="0" w:before="0" w:line="240" w:lineRule="auto"/>
            <w:ind w:left="0" w:right="0" w:firstLine="0"/>
            <w:jc w:val="left"/>
            <w:rPr>
              <w:rFonts w:ascii="Traditional Arabic" w:cs="Traditional Arabic" w:eastAsia="Traditional Arabic" w:hAnsi="Traditional Arab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cpmnczhdzws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الشكل</w:t>
            </w:r>
          </w:hyperlink>
          <w:hyperlink w:anchor="_icpmnczhdzws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4- </w:t>
            </w:r>
          </w:hyperlink>
          <w:hyperlink w:anchor="_icpmnczhdzws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معدل</w:t>
            </w:r>
          </w:hyperlink>
          <w:hyperlink w:anchor="_icpmnczhdzws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cpmnczhdzws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البيانات</w:t>
            </w:r>
          </w:hyperlink>
          <w:hyperlink w:anchor="_icpmnczhdzws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bidi w:val="1"/>
            <w:spacing w:after="0" w:before="0" w:line="240" w:lineRule="auto"/>
            <w:ind w:left="0" w:right="0" w:firstLine="0"/>
            <w:jc w:val="left"/>
            <w:rPr>
              <w:rFonts w:ascii="Traditional Arabic" w:cs="Traditional Arabic" w:eastAsia="Traditional Arabic" w:hAnsi="Traditional Arab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الشكل</w:t>
            </w:r>
          </w:hyperlink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5- </w:t>
            </w:r>
          </w:hyperlink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مثال</w:t>
            </w:r>
          </w:hyperlink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</w:hyperlink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شكل</w:t>
            </w:r>
          </w:hyperlink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مبالغ</w:t>
            </w:r>
          </w:hyperlink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في</w:t>
            </w:r>
          </w:hyperlink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حجمه</w:t>
            </w:r>
          </w:hyperlink>
          <w:hyperlink w:anchor="_y0mt9r8vmd3b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bidi w:val="1"/>
            <w:spacing w:after="0" w:before="0" w:line="240" w:lineRule="auto"/>
            <w:ind w:left="0" w:right="0" w:firstLine="0"/>
            <w:jc w:val="left"/>
            <w:rPr>
              <w:rFonts w:ascii="Traditional Arabic" w:cs="Traditional Arabic" w:eastAsia="Traditional Arabic" w:hAnsi="Traditional Arab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الشكل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6- 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مثال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شكل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صغير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جدا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ً 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بحيث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تصعب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قراءته</w:t>
            </w:r>
          </w:hyperlink>
          <w:hyperlink w:anchor="_1o0ctjoxeq3k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bidi w:val="1"/>
            <w:spacing w:after="0" w:before="0" w:line="240" w:lineRule="auto"/>
            <w:ind w:left="0" w:right="0" w:firstLine="0"/>
            <w:jc w:val="left"/>
            <w:rPr>
              <w:rFonts w:ascii="Traditional Arabic" w:cs="Traditional Arabic" w:eastAsia="Traditional Arabic" w:hAnsi="Traditional Arab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g1g5ey6o7gz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الشكل</w:t>
            </w:r>
          </w:hyperlink>
          <w:hyperlink w:anchor="_mg1g5ey6o7gz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7- </w:t>
            </w:r>
          </w:hyperlink>
          <w:hyperlink w:anchor="_mg1g5ey6o7gz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مثال</w:t>
            </w:r>
          </w:hyperlink>
          <w:hyperlink w:anchor="_mg1g5ey6o7gz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g1g5ey6o7gz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</w:hyperlink>
          <w:hyperlink w:anchor="_mg1g5ey6o7gz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g1g5ey6o7gz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شكلين</w:t>
            </w:r>
          </w:hyperlink>
          <w:hyperlink w:anchor="_mg1g5ey6o7gz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g1g5ey6o7gz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غير</w:t>
            </w:r>
          </w:hyperlink>
          <w:hyperlink w:anchor="_mg1g5ey6o7gz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g1g5ey6o7gz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متجانسين</w:t>
            </w:r>
          </w:hyperlink>
          <w:hyperlink w:anchor="_mg1g5ey6o7gz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bidi w:val="1"/>
            <w:spacing w:after="0" w:before="0" w:line="240" w:lineRule="auto"/>
            <w:ind w:left="0" w:right="0" w:firstLine="0"/>
            <w:jc w:val="left"/>
            <w:rPr>
              <w:rFonts w:ascii="Traditional Arabic" w:cs="Traditional Arabic" w:eastAsia="Traditional Arabic" w:hAnsi="Traditional Arab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eh73kep0gbp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الشكل</w:t>
            </w:r>
          </w:hyperlink>
          <w:hyperlink w:anchor="_qeh73kep0gbp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8- </w:t>
            </w:r>
          </w:hyperlink>
          <w:hyperlink w:anchor="_qeh73kep0gbp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مثال</w:t>
            </w:r>
          </w:hyperlink>
          <w:hyperlink w:anchor="_qeh73kep0gbp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eh73kep0gbp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</w:hyperlink>
          <w:hyperlink w:anchor="_qeh73kep0gbp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eh73kep0gbp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شكلين</w:t>
            </w:r>
          </w:hyperlink>
          <w:hyperlink w:anchor="_qeh73kep0gbp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eh73kep0gbp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متجانسين</w:t>
            </w:r>
          </w:hyperlink>
          <w:hyperlink w:anchor="_qeh73kep0gbp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bidi w:val="1"/>
            <w:spacing w:after="0" w:before="0" w:line="240" w:lineRule="auto"/>
            <w:ind w:left="0" w:right="0" w:firstLine="0"/>
            <w:jc w:val="left"/>
            <w:rPr>
              <w:rFonts w:ascii="Traditional Arabic" w:cs="Traditional Arabic" w:eastAsia="Traditional Arabic" w:hAnsi="Traditional Arab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الشكل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9- 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مثال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إدخال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تعديلات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شكل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جاهز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الأيسر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) 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للحصول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على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شكل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مناسب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أكثر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الأيمن</w:t>
            </w:r>
          </w:hyperlink>
          <w:hyperlink w:anchor="_z7hqja9um48o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).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48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bookmarkStart w:colFirst="0" w:colLast="0" w:name="_el7h6m2ne78a" w:id="4"/>
      <w:bookmarkEnd w:id="4"/>
      <w:r w:rsidDel="00000000" w:rsidR="00000000" w:rsidRPr="00000000">
        <w:br w:type="page"/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1"/>
        </w:rPr>
        <w:t xml:space="preserve">قائمة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1"/>
        </w:rPr>
        <w:t xml:space="preserve">الجداول</w:t>
      </w:r>
    </w:p>
    <w:sdt>
      <w:sdtPr>
        <w:id w:val="-952018897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bidi w:val="1"/>
            <w:spacing w:after="0" w:before="0" w:line="240" w:lineRule="auto"/>
            <w:ind w:left="0" w:right="0" w:firstLine="0"/>
            <w:jc w:val="left"/>
            <w:rPr>
              <w:rFonts w:ascii="Traditional Arabic" w:cs="Traditional Arabic" w:eastAsia="Traditional Arabic" w:hAnsi="Traditional Arab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الجدول</w:t>
            </w:r>
          </w:hyperlink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1- </w:t>
            </w:r>
          </w:hyperlink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رموز</w:t>
            </w:r>
          </w:hyperlink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وقيم</w:t>
            </w:r>
          </w:hyperlink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العناصر</w:t>
            </w:r>
          </w:hyperlink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المستخدمة</w:t>
            </w:r>
          </w:hyperlink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في</w:t>
            </w:r>
          </w:hyperlink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الدارة</w:t>
            </w:r>
          </w:hyperlink>
          <w:hyperlink w:anchor="_ss67cb34ebh4">
            <w:r w:rsidDel="00000000" w:rsidR="00000000" w:rsidRPr="00000000">
              <w:rPr>
                <w:rFonts w:ascii="Traditional Arabic" w:cs="Traditional Arabic" w:eastAsia="Traditional Arabic" w:hAnsi="Traditional Arabic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48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bookmarkStart w:colFirst="0" w:colLast="0" w:name="_467guijmd19" w:id="5"/>
      <w:bookmarkEnd w:id="5"/>
      <w:r w:rsidDel="00000000" w:rsidR="00000000" w:rsidRPr="00000000">
        <w:br w:type="page"/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1"/>
        </w:rPr>
        <w:t xml:space="preserve">الاختصارات</w:t>
      </w:r>
    </w:p>
    <w:p w:rsidR="00000000" w:rsidDel="00000000" w:rsidP="00000000" w:rsidRDefault="00000000" w:rsidRPr="00000000" w14:paraId="0000009A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2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0"/>
        <w:tblGridChange w:id="0">
          <w:tblGrid>
            <w:gridCol w:w="230"/>
          </w:tblGrid>
        </w:tblGridChange>
      </w:tblGrid>
      <w:tr>
        <w:trPr>
          <w:cantSplit w:val="0"/>
          <w:trHeight w:val="2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bidi w:val="1"/>
              <w:rPr>
                <w:rFonts w:ascii="Traditional Arabic" w:cs="Traditional Arabic" w:eastAsia="Traditional Arabic" w:hAnsi="Traditional Arab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44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5"/>
        <w:gridCol w:w="3560"/>
        <w:tblGridChange w:id="0">
          <w:tblGrid>
            <w:gridCol w:w="935"/>
            <w:gridCol w:w="35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bidi w:val="1"/>
              <w:rPr>
                <w:rFonts w:ascii="Traditional Arabic" w:cs="Traditional Arabic" w:eastAsia="Traditional Arabic" w:hAnsi="Traditional Arabic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b w:val="1"/>
                <w:rtl w:val="0"/>
              </w:rPr>
              <w:t xml:space="preserve">CIDEr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bidi w:val="1"/>
              <w:rPr>
                <w:rFonts w:ascii="Traditional Arabic" w:cs="Traditional Arabic" w:eastAsia="Traditional Arabic" w:hAnsi="Traditional Arabic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مقياس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أكثر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تطور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ً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يعتمد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على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الدلالة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اللغوية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9F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67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5"/>
        <w:gridCol w:w="5855"/>
        <w:tblGridChange w:id="0">
          <w:tblGrid>
            <w:gridCol w:w="935"/>
            <w:gridCol w:w="58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bidi w:val="1"/>
              <w:rPr>
                <w:rFonts w:ascii="Traditional Arabic" w:cs="Traditional Arabic" w:eastAsia="Traditional Arabic" w:hAnsi="Traditional Arabic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b w:val="1"/>
                <w:rtl w:val="0"/>
              </w:rPr>
              <w:t xml:space="preserve">SPICE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bidi w:val="1"/>
              <w:rPr>
                <w:rFonts w:ascii="Traditional Arabic" w:cs="Traditional Arabic" w:eastAsia="Traditional Arabic" w:hAnsi="Traditional Arabic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يقيس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التطابق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في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المعنى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والعلاقات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بين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الكائنات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في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النص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المولد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rtl w:val="1"/>
              </w:rPr>
              <w:t xml:space="preserve">والمرجعي</w:t>
            </w:r>
          </w:p>
        </w:tc>
      </w:tr>
    </w:tbl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480" w:before="0" w:line="240" w:lineRule="auto"/>
        <w:ind w:left="0" w:right="0" w:firstLine="0"/>
        <w:jc w:val="center"/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bookmarkStart w:colFirst="0" w:colLast="0" w:name="_kpeo9et4jsy5" w:id="6"/>
      <w:bookmarkEnd w:id="6"/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Root Mean Square Percentage Error (RMSPE)</w:t>
      </w:r>
      <w:r w:rsidDel="00000000" w:rsidR="00000000" w:rsidRPr="00000000">
        <w:br w:type="page"/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1"/>
        </w:rPr>
        <w:t xml:space="preserve">الرموز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ab/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المسافة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بالأمتار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ab/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فقد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المسار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Path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loss</w:t>
      </w:r>
      <w:r w:rsidDel="00000000" w:rsidR="00000000" w:rsidRPr="00000000"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480" w:before="0" w:line="240" w:lineRule="auto"/>
        <w:ind w:left="0" w:right="0" w:firstLine="0"/>
        <w:jc w:val="left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588" w:top="1440" w:left="1440" w:right="1440" w:header="720" w:footer="720"/>
          <w:pgNumType w:start="1"/>
        </w:sectPr>
      </w:pPr>
      <w:bookmarkStart w:colFirst="0" w:colLast="0" w:name="_aql52eaxs3j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bidi w:val="1"/>
        <w:spacing w:after="240" w:lineRule="auto"/>
        <w:jc w:val="center"/>
        <w:rPr>
          <w:rFonts w:ascii="Traditional Arabic" w:cs="Traditional Arabic" w:eastAsia="Traditional Arabic" w:hAnsi="Traditional Arabic"/>
          <w:sz w:val="40"/>
          <w:szCs w:val="40"/>
          <w:vertAlign w:val="baseline"/>
        </w:rPr>
      </w:pPr>
      <w:bookmarkStart w:colFirst="0" w:colLast="0" w:name="_o4r8m0lsb22p" w:id="8"/>
      <w:bookmarkEnd w:id="8"/>
      <w:r w:rsidDel="00000000" w:rsidR="00000000" w:rsidRPr="00000000">
        <w:rPr>
          <w:rFonts w:ascii="Traditional Arabic" w:cs="Traditional Arabic" w:eastAsia="Traditional Arabic" w:hAnsi="Traditional Arabic"/>
          <w:sz w:val="40"/>
          <w:szCs w:val="40"/>
          <w:vertAlign w:val="baseline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sz w:val="40"/>
          <w:szCs w:val="40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40"/>
          <w:szCs w:val="40"/>
          <w:vertAlign w:val="baseline"/>
          <w:rtl w:val="1"/>
        </w:rPr>
        <w:t xml:space="preserve">الأول</w:t>
      </w:r>
    </w:p>
    <w:p w:rsidR="00000000" w:rsidDel="00000000" w:rsidP="00000000" w:rsidRDefault="00000000" w:rsidRPr="00000000" w14:paraId="000000AA">
      <w:pPr>
        <w:pStyle w:val="Heading1"/>
        <w:bidi w:val="1"/>
        <w:spacing w:after="360" w:before="12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  <w:vertAlign w:val="baseline"/>
        </w:rPr>
      </w:pPr>
      <w:bookmarkStart w:colFirst="0" w:colLast="0" w:name="_lifq2sdd0sxe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               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التعريف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بالمشروع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720" w:before="0" w:line="240" w:lineRule="auto"/>
        <w:ind w:left="1109" w:right="1080" w:hanging="1109"/>
        <w:jc w:val="both"/>
        <w:rPr>
          <w:rFonts w:ascii="Traditional Arabic" w:cs="Traditional Arabic" w:eastAsia="Traditional Arabic" w:hAnsi="Traditional Arabic"/>
          <w:i w:val="1"/>
          <w:sz w:val="30"/>
          <w:szCs w:val="30"/>
        </w:rPr>
      </w:pPr>
      <w:bookmarkStart w:colFirst="0" w:colLast="0" w:name="_mgsuoldvgjv6" w:id="10"/>
      <w:bookmarkEnd w:id="10"/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يتضمن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التعريف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بالمشروع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ومتطلباته</w:t>
      </w:r>
    </w:p>
    <w:p w:rsidR="00000000" w:rsidDel="00000000" w:rsidP="00000000" w:rsidRDefault="00000000" w:rsidRPr="00000000" w14:paraId="000000AC">
      <w:pPr>
        <w:pStyle w:val="Heading2"/>
        <w:bidi w:val="1"/>
        <w:spacing w:after="0" w:before="200" w:lineRule="auto"/>
        <w:ind w:left="1109" w:right="1080"/>
        <w:jc w:val="both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kkpc99tsuoqi" w:id="11"/>
      <w:bookmarkEnd w:id="11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vertAlign w:val="baseline"/>
          <w:rtl w:val="1"/>
        </w:rPr>
        <w:t xml:space="preserve">1.1-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vertAlign w:val="baseline"/>
          <w:rtl w:val="1"/>
        </w:rPr>
        <w:t xml:space="preserve">مقدمة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00" w:line="240" w:lineRule="auto"/>
        <w:ind w:left="0" w:right="1080" w:firstLine="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bookmarkStart w:colFirst="0" w:colLast="0" w:name="_kiw933tpa4wu" w:id="12"/>
      <w:bookmarkEnd w:id="12"/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العالم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السنوات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الأخيرة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تطورا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هائل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مجالات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وكان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أحد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نتائجه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ظهور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تعتمد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أنظمة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متقدمة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الحساسات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والكاميرات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والخوارزميات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الذكية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تدخل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بشري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مباشر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تحسين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السلامة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المرورية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وتخفيف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الازدحام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وتقليل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الحوادث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الناتجة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الخطأ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البشري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استمرار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الأبحاث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والتجارب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تقترب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تصبح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جزءا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يتجزأ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حياتنا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اليومية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ولكنها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تواجه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مشاكل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المواقف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الجديدة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واحتمال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تعرضها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للاختراق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استمرار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تشكيك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الناس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أمان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وقوع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الحوادث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E">
      <w:pPr>
        <w:pStyle w:val="Heading2"/>
        <w:bidi w:val="1"/>
        <w:spacing w:after="0" w:before="200" w:line="240" w:lineRule="auto"/>
        <w:ind w:right="1080"/>
        <w:jc w:val="both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69lco52po1b1" w:id="13"/>
      <w:bookmarkEnd w:id="13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vertAlign w:val="baseline"/>
          <w:rtl w:val="0"/>
        </w:rPr>
        <w:t xml:space="preserve">2.1-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هدف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المشروع</w:t>
      </w:r>
    </w:p>
    <w:p w:rsidR="00000000" w:rsidDel="00000000" w:rsidP="00000000" w:rsidRDefault="00000000" w:rsidRPr="00000000" w14:paraId="000000A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00" w:line="240" w:lineRule="auto"/>
        <w:ind w:left="0" w:right="0" w:firstLine="0"/>
        <w:jc w:val="left"/>
        <w:rPr>
          <w:rFonts w:ascii="Traditional Arabic" w:cs="Traditional Arabic" w:eastAsia="Traditional Arabic" w:hAnsi="Traditional Arabic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i1r2rclx7de" w:id="14"/>
      <w:bookmarkEnd w:id="14"/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مشروعنا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توظيف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التطورات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الأخيرة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اتخاذ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قرارات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انطلاقا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مهيكلة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رقمية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توليد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وأجوبة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لتبرير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القرارات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المتخذة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وتقديم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المشروع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مخصصة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لمهام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لنا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ميزات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الخاصة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أجل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والاختبار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keepNext w:val="1"/>
        <w:bidi w:val="1"/>
        <w:spacing w:after="120" w:before="200" w:lineRule="auto"/>
        <w:rPr>
          <w:rFonts w:ascii="Traditional Arabic" w:cs="Traditional Arabic" w:eastAsia="Traditional Arabic" w:hAnsi="Traditional Arabic"/>
          <w:sz w:val="36"/>
          <w:szCs w:val="36"/>
          <w:vertAlign w:val="baseline"/>
        </w:rPr>
      </w:pPr>
      <w:bookmarkStart w:colFirst="0" w:colLast="0" w:name="_t2tht9c2q33i" w:id="15"/>
      <w:bookmarkEnd w:id="15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vertAlign w:val="baseline"/>
          <w:rtl w:val="0"/>
        </w:rPr>
        <w:t xml:space="preserve">3.1-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المتطلبات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الوظيفية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200" w:line="240" w:lineRule="auto"/>
        <w:ind w:left="720" w:right="0" w:hanging="360"/>
        <w:jc w:val="both"/>
        <w:rPr>
          <w:rFonts w:ascii="Traditional Arabic" w:cs="Traditional Arabic" w:eastAsia="Traditional Arabic" w:hAnsi="Traditional Arabic"/>
          <w:u w:val="none"/>
        </w:rPr>
      </w:pPr>
      <w:bookmarkStart w:colFirst="0" w:colLast="0" w:name="_4w3365ms2om5" w:id="16"/>
      <w:bookmarkEnd w:id="16"/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استعراض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40" w:lineRule="auto"/>
        <w:ind w:left="720" w:right="0" w:hanging="360"/>
        <w:jc w:val="both"/>
        <w:rPr>
          <w:rFonts w:ascii="Traditional Arabic" w:cs="Traditional Arabic" w:eastAsia="Traditional Arabic" w:hAnsi="Traditional Arabic"/>
          <w:u w:val="none"/>
        </w:rPr>
      </w:pPr>
      <w:bookmarkStart w:colFirst="0" w:colLast="0" w:name="_e1o96eboobzl" w:id="17"/>
      <w:bookmarkEnd w:id="17"/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التنبؤ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بالإجراء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المناسب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للقيادة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40" w:lineRule="auto"/>
        <w:ind w:left="720" w:right="0" w:hanging="360"/>
        <w:jc w:val="both"/>
        <w:rPr>
          <w:rFonts w:ascii="Traditional Arabic" w:cs="Traditional Arabic" w:eastAsia="Traditional Arabic" w:hAnsi="Traditional Arabic"/>
          <w:u w:val="none"/>
        </w:rPr>
      </w:pPr>
      <w:bookmarkStart w:colFirst="0" w:colLast="0" w:name="_vlvvwhjpxz0l" w:id="18"/>
      <w:bookmarkEnd w:id="18"/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توصيف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مشهد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تفصيلي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40" w:lineRule="auto"/>
        <w:ind w:left="720" w:right="0" w:hanging="360"/>
        <w:jc w:val="both"/>
        <w:rPr>
          <w:rFonts w:ascii="Traditional Arabic" w:cs="Traditional Arabic" w:eastAsia="Traditional Arabic" w:hAnsi="Traditional Arabic"/>
          <w:u w:val="none"/>
        </w:rPr>
      </w:pPr>
      <w:bookmarkStart w:colFirst="0" w:colLast="0" w:name="_7e8vv8grezt1" w:id="19"/>
      <w:bookmarkEnd w:id="19"/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تسجيل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جميع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المشاهدات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يقوم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بها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النموذج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40" w:lineRule="auto"/>
        <w:ind w:left="720" w:right="0" w:hanging="360"/>
        <w:jc w:val="both"/>
        <w:rPr>
          <w:rFonts w:ascii="Traditional Arabic" w:cs="Traditional Arabic" w:eastAsia="Traditional Arabic" w:hAnsi="Traditional Arabic"/>
          <w:u w:val="none"/>
        </w:rPr>
      </w:pPr>
      <w:bookmarkStart w:colFirst="0" w:colLast="0" w:name="_pwcoz3wuww39" w:id="20"/>
      <w:bookmarkEnd w:id="20"/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تتبع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مسار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خريطة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لمسار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السيارة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40" w:lineRule="auto"/>
        <w:ind w:left="720" w:right="0" w:hanging="360"/>
        <w:jc w:val="both"/>
        <w:rPr>
          <w:rFonts w:ascii="Traditional Arabic" w:cs="Traditional Arabic" w:eastAsia="Traditional Arabic" w:hAnsi="Traditional Arabic"/>
          <w:u w:val="none"/>
        </w:rPr>
      </w:pPr>
      <w:bookmarkStart w:colFirst="0" w:colLast="0" w:name="_v3gkr5w4h119" w:id="21"/>
      <w:bookmarkEnd w:id="21"/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عرض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إحصائيات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زمن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الاستجابة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للنموذج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40" w:lineRule="auto"/>
        <w:ind w:left="720" w:right="0" w:hanging="360"/>
        <w:jc w:val="both"/>
        <w:rPr>
          <w:rFonts w:ascii="Traditional Arabic" w:cs="Traditional Arabic" w:eastAsia="Traditional Arabic" w:hAnsi="Traditional Arabic"/>
          <w:u w:val="none"/>
        </w:rPr>
      </w:pPr>
      <w:bookmarkStart w:colFirst="0" w:colLast="0" w:name="_wd57fawf0muh" w:id="22"/>
      <w:bookmarkEnd w:id="22"/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تحليل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وعرض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مؤشرات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الأداء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الرئيسية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40" w:lineRule="auto"/>
        <w:ind w:left="720" w:right="0" w:hanging="360"/>
        <w:jc w:val="both"/>
        <w:rPr>
          <w:rFonts w:ascii="Traditional Arabic" w:cs="Traditional Arabic" w:eastAsia="Traditional Arabic" w:hAnsi="Traditional Arabic"/>
          <w:u w:val="none"/>
        </w:rPr>
      </w:pPr>
      <w:bookmarkStart w:colFirst="0" w:colLast="0" w:name="_owcsosovfo7p" w:id="23"/>
      <w:bookmarkEnd w:id="23"/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عرض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إحصائيات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السرعة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والمكابح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والالتفاف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40" w:lineRule="auto"/>
        <w:ind w:left="720" w:right="0" w:hanging="360"/>
        <w:jc w:val="both"/>
        <w:rPr>
          <w:rFonts w:ascii="Traditional Arabic" w:cs="Traditional Arabic" w:eastAsia="Traditional Arabic" w:hAnsi="Traditional Arabic"/>
          <w:u w:val="none"/>
        </w:rPr>
      </w:pPr>
      <w:bookmarkStart w:colFirst="0" w:colLast="0" w:name="_7kcqd6j4bs4" w:id="24"/>
      <w:bookmarkEnd w:id="24"/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الفلترة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الزمنية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للبيانات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والإحصائيات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keepNext w:val="1"/>
        <w:bidi w:val="1"/>
        <w:spacing w:after="120" w:before="200" w:lineRule="auto"/>
        <w:rPr>
          <w:rFonts w:ascii="Traditional Arabic" w:cs="Traditional Arabic" w:eastAsia="Traditional Arabic" w:hAnsi="Traditional Arabic"/>
        </w:rPr>
      </w:pPr>
      <w:bookmarkStart w:colFirst="0" w:colLast="0" w:name="_twdxl2d7lf7b" w:id="25"/>
      <w:bookmarkEnd w:id="25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vertAlign w:val="baseline"/>
          <w:rtl w:val="1"/>
        </w:rPr>
        <w:t xml:space="preserve">4.1- </w:t>
      </w:r>
      <w:r w:rsidDel="00000000" w:rsidR="00000000" w:rsidRPr="00000000">
        <w:rPr>
          <w:rFonts w:ascii="Traditional Arabic" w:cs="Traditional Arabic" w:eastAsia="Traditional Arabic" w:hAnsi="Traditional Arabic"/>
          <w:vertAlign w:val="baseline"/>
          <w:rtl w:val="1"/>
        </w:rPr>
        <w:t xml:space="preserve">المت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طلبات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الغير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وظيفية</w:t>
      </w:r>
    </w:p>
    <w:p w:rsidR="00000000" w:rsidDel="00000000" w:rsidP="00000000" w:rsidRDefault="00000000" w:rsidRPr="00000000" w14:paraId="000000BB">
      <w:pPr>
        <w:numPr>
          <w:ilvl w:val="0"/>
          <w:numId w:val="17"/>
        </w:numPr>
        <w:bidi w:val="1"/>
        <w:spacing w:after="0" w:afterAutospacing="0" w:before="200" w:lineRule="auto"/>
        <w:ind w:left="720" w:right="720" w:hanging="360"/>
        <w:rPr>
          <w:u w:val="none"/>
        </w:rPr>
      </w:pP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C">
      <w:pPr>
        <w:numPr>
          <w:ilvl w:val="1"/>
          <w:numId w:val="17"/>
        </w:numPr>
        <w:bidi w:val="1"/>
        <w:spacing w:after="0" w:afterAutospacing="0" w:before="0" w:beforeAutospacing="0" w:lineRule="auto"/>
        <w:ind w:left="1440" w:right="720" w:hanging="360"/>
        <w:rPr>
          <w:u w:val="none"/>
        </w:rPr>
      </w:pP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فالنظام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</w:p>
    <w:p w:rsidR="00000000" w:rsidDel="00000000" w:rsidP="00000000" w:rsidRDefault="00000000" w:rsidRPr="00000000" w14:paraId="000000BD">
      <w:pPr>
        <w:numPr>
          <w:ilvl w:val="1"/>
          <w:numId w:val="17"/>
        </w:numPr>
        <w:bidi w:val="1"/>
        <w:spacing w:after="0" w:afterAutospacing="0" w:before="0" w:beforeAutospacing="0" w:lineRule="auto"/>
        <w:ind w:left="1440" w:right="720" w:hanging="360"/>
        <w:rPr>
          <w:u w:val="none"/>
        </w:rPr>
      </w:pPr>
      <w:r w:rsidDel="00000000" w:rsidR="00000000" w:rsidRPr="00000000">
        <w:rPr>
          <w:rtl w:val="1"/>
        </w:rPr>
        <w:t xml:space="preserve">يقدم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المتخذ</w:t>
      </w:r>
    </w:p>
    <w:p w:rsidR="00000000" w:rsidDel="00000000" w:rsidP="00000000" w:rsidRDefault="00000000" w:rsidRPr="00000000" w14:paraId="000000BE">
      <w:pPr>
        <w:numPr>
          <w:ilvl w:val="0"/>
          <w:numId w:val="17"/>
        </w:numPr>
        <w:bidi w:val="1"/>
        <w:spacing w:after="0" w:afterAutospacing="0" w:before="0" w:beforeAutospacing="0" w:lineRule="auto"/>
        <w:ind w:left="720" w:right="720" w:hanging="360"/>
        <w:rPr>
          <w:u w:val="none"/>
        </w:rPr>
      </w:pPr>
      <w:r w:rsidDel="00000000" w:rsidR="00000000" w:rsidRPr="00000000">
        <w:rPr>
          <w:rtl w:val="1"/>
        </w:rPr>
        <w:t xml:space="preserve">قابلية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الصيانة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F">
      <w:pPr>
        <w:numPr>
          <w:ilvl w:val="1"/>
          <w:numId w:val="17"/>
        </w:numPr>
        <w:bidi w:val="1"/>
        <w:spacing w:after="360" w:before="0" w:beforeAutospacing="0" w:lineRule="auto"/>
        <w:ind w:left="1440" w:right="720" w:hanging="360"/>
        <w:rPr>
          <w:u w:val="none"/>
        </w:rPr>
      </w:pPr>
      <w:r w:rsidDel="00000000" w:rsidR="00000000" w:rsidRPr="00000000">
        <w:rPr>
          <w:rtl w:val="1"/>
        </w:rPr>
        <w:t xml:space="preserve">سهولة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وتطوير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bidi w:val="1"/>
        <w:spacing w:after="360" w:before="20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ek9dvepq8n6m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bidi w:val="1"/>
        <w:spacing w:after="360" w:before="20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ah4oc0dtsjvt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bidi w:val="1"/>
        <w:spacing w:after="360" w:before="20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fkzmk2c3331b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bidi w:val="1"/>
        <w:spacing w:after="360" w:before="20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1f4c5jmljqfc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bidi w:val="1"/>
        <w:spacing w:after="360" w:before="20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hiq7wc4j5ft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bidi w:val="1"/>
        <w:spacing w:after="360" w:before="20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9tlllehh4lu6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bidi w:val="1"/>
        <w:spacing w:after="360" w:before="20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2rmiyqi8xs1o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bidi w:val="1"/>
        <w:spacing w:after="360" w:before="20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qcinif48pusn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bidi w:val="1"/>
        <w:spacing w:after="360" w:before="20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roctzi45bz6i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bidi w:val="1"/>
        <w:spacing w:after="360" w:before="20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xottaagk0bec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bidi w:val="1"/>
        <w:spacing w:after="360" w:before="20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a8x2s8w1g1zy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bidi w:val="1"/>
        <w:spacing w:after="360" w:before="20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  <w:vertAlign w:val="baseline"/>
        </w:rPr>
      </w:pPr>
      <w:bookmarkStart w:colFirst="0" w:colLast="0" w:name="_uzuk88mytfmn" w:id="37"/>
      <w:bookmarkEnd w:id="37"/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الدراسة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النظرية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720" w:before="200" w:line="240" w:lineRule="auto"/>
        <w:ind w:left="1109" w:right="1080" w:hanging="1109"/>
        <w:jc w:val="both"/>
        <w:rPr>
          <w:rFonts w:ascii="Traditional Arabic" w:cs="Traditional Arabic" w:eastAsia="Traditional Arabic" w:hAnsi="Traditional Arabic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c431tte50ddl" w:id="38"/>
      <w:bookmarkEnd w:id="38"/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سنقدم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المفاهيم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النظرية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استخدامها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والاعتماد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عليها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لإتمام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العمل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1"/>
        <w:bidi w:val="1"/>
        <w:spacing w:after="120" w:before="200" w:lineRule="auto"/>
        <w:rPr>
          <w:rFonts w:ascii="Traditional Arabic" w:cs="Traditional Arabic" w:eastAsia="Traditional Arabic" w:hAnsi="Traditional Arabic"/>
          <w:sz w:val="30"/>
          <w:szCs w:val="30"/>
        </w:rPr>
      </w:pPr>
      <w:bookmarkStart w:colFirst="0" w:colLast="0" w:name="_qd4lgmwrbelw" w:id="39"/>
      <w:bookmarkEnd w:id="39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vertAlign w:val="baseline"/>
          <w:rtl w:val="0"/>
        </w:rPr>
        <w:t xml:space="preserve">1.2-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الإسقاط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متعدد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الطبقات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Multilayer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perceptron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0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كثيفة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متصلة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الإدخال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آخر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وتتألف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ثلاث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الأقل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دخل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وطبقة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خرج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وطبقة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الأقل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أجل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تبسيط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العلاقات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المعقدة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واللاخطية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مسائل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التصنيف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والانحدار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0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bidi w:val="1"/>
        <w:spacing w:after="120" w:before="200" w:lineRule="auto"/>
        <w:rPr>
          <w:rFonts w:ascii="Traditional Arabic" w:cs="Traditional Arabic" w:eastAsia="Traditional Arabic" w:hAnsi="Traditional Arabic"/>
          <w:sz w:val="30"/>
          <w:szCs w:val="30"/>
        </w:rPr>
      </w:pPr>
      <w:bookmarkStart w:colFirst="0" w:colLast="0" w:name="_yrpyb3aqn7wx" w:id="40"/>
      <w:bookmarkEnd w:id="40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2.2-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آليات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الانتباه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Attention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mechanisms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spacing w:after="120" w:before="200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الشبكات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العصبية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تساعد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التركيز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أجزاء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محددة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الإدخال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تعيين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أوزان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لعناصر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مختلفة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المدخلات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الأجزاء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الأكثر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أهمية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3">
      <w:pPr>
        <w:bidi w:val="1"/>
        <w:spacing w:after="120" w:before="200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bidi w:val="1"/>
        <w:spacing w:after="120" w:before="200" w:lineRule="auto"/>
        <w:jc w:val="both"/>
        <w:rPr>
          <w:rFonts w:ascii="Traditional Arabic" w:cs="Traditional Arabic" w:eastAsia="Traditional Arabic" w:hAnsi="Traditional Arabic"/>
          <w:sz w:val="30"/>
          <w:szCs w:val="30"/>
        </w:rPr>
      </w:pPr>
      <w:bookmarkStart w:colFirst="0" w:colLast="0" w:name="_7uw4b4ia11xc" w:id="41"/>
      <w:bookmarkEnd w:id="41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1.2.2-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مزايا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الانتباه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33"/>
        </w:numPr>
        <w:bidi w:val="1"/>
        <w:spacing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تسمح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بالحساب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المتوازي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Parallelization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عكس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الشبكات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العصبونية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المتكررة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RNN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تعالج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متسلسل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تسمح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آليات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الانتباه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المتوازية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للدخل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يسرع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كبير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الحوسبة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ويجعلها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أكثر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كفاءة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وخاصة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بالنسبة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لمجموعات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6">
      <w:pPr>
        <w:numPr>
          <w:ilvl w:val="0"/>
          <w:numId w:val="27"/>
        </w:numPr>
        <w:bidi w:val="1"/>
        <w:spacing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التبعيات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طويلة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المدى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Long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Dependencies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تسمح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بالتقاط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العلاقات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العناصر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البعيدة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سلسلة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الدخل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أكثر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فعالية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تعتمد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الهياكل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المتكررة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RNN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.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أمر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بالغ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الأهمية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للمهام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الأجزاء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السابقة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التسلسل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الأجزاء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اللاحقة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keepNext w:val="1"/>
        <w:bidi w:val="1"/>
        <w:spacing w:after="120" w:before="200" w:lineRule="auto"/>
        <w:rPr>
          <w:rFonts w:ascii="Traditional Arabic" w:cs="Traditional Arabic" w:eastAsia="Traditional Arabic" w:hAnsi="Traditional Arabic"/>
        </w:rPr>
      </w:pPr>
      <w:bookmarkStart w:colFirst="0" w:colLast="0" w:name="_dnwdhjd26dy4" w:id="42"/>
      <w:bookmarkEnd w:id="42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3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vertAlign w:val="baseline"/>
          <w:rtl w:val="0"/>
        </w:rPr>
        <w:t xml:space="preserve">.2-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المحولات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Transformer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0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شبكات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عصبونية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المتسلسلة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الطبيعية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وفصل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الكلام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وتستفيد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آلية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الانتباه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أهمية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الأجزاء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المختلفة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تسلسل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الإدخال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معالجته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يتيح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والعلاقات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أكثر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فعالية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السابقة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الشبكات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العصبية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المتكررة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RNN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الترجمة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والتلخيص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والإجابة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0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bidi w:val="1"/>
        <w:spacing w:after="120" w:before="200" w:lineRule="auto"/>
        <w:jc w:val="both"/>
        <w:rPr>
          <w:rFonts w:ascii="Traditional Arabic" w:cs="Traditional Arabic" w:eastAsia="Traditional Arabic" w:hAnsi="Traditional Arabic"/>
        </w:rPr>
      </w:pPr>
      <w:bookmarkStart w:colFirst="0" w:colLast="0" w:name="_2xtmpv6pqz8s" w:id="43"/>
      <w:bookmarkEnd w:id="43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4.2-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Large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language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model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0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أنظمة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متقدمة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كميات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هائلة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النصوص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المكتوبة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بلغات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مختلفة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تعتمد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المحولات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درب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بطريقة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ذاتي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الإشراف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مليارات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الرموز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تمثيلات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دقيقة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النحو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والدلالة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والسياقات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المعقدة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مهام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متنوعة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الترجمة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والتلخيص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والإجابة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0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أمثلة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00" w:line="240" w:lineRule="auto"/>
        <w:ind w:left="0" w:right="0" w:firstLine="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GPT(OpenAI),LLaMA(Meta),PaLM(Google)</w:t>
      </w:r>
    </w:p>
    <w:p w:rsidR="00000000" w:rsidDel="00000000" w:rsidP="00000000" w:rsidRDefault="00000000" w:rsidRPr="00000000" w14:paraId="000000DE">
      <w:pPr>
        <w:pStyle w:val="Heading2"/>
        <w:bidi w:val="1"/>
        <w:spacing w:after="120" w:before="200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bookmarkStart w:colFirst="0" w:colLast="0" w:name="_teftx5igu099" w:id="44"/>
      <w:bookmarkEnd w:id="44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5.2-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التحسين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الفعال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للمعلمات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Parameter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efficient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fine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tuning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spacing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التقنيات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تسمح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بتخصيص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لمهام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محددة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طريق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تعديل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جزء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صغير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المعلمات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إبقاء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معظم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الأصلي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مجمدا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يقلل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التكلفة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الحسابية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والتخزينية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الحفاظ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عندما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حجم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كبير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جدا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ويصعب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إعادة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لأسباب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مختلفة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0">
      <w:pPr>
        <w:numPr>
          <w:ilvl w:val="0"/>
          <w:numId w:val="35"/>
        </w:numPr>
        <w:bidi w:val="1"/>
        <w:spacing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محدودية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الموارد</w:t>
      </w:r>
    </w:p>
    <w:p w:rsidR="00000000" w:rsidDel="00000000" w:rsidP="00000000" w:rsidRDefault="00000000" w:rsidRPr="00000000" w14:paraId="000000E1">
      <w:pPr>
        <w:numPr>
          <w:ilvl w:val="0"/>
          <w:numId w:val="35"/>
        </w:numPr>
        <w:bidi w:val="1"/>
        <w:spacing w:after="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تخصيص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الحفاظ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السابق</w:t>
      </w:r>
    </w:p>
    <w:p w:rsidR="00000000" w:rsidDel="00000000" w:rsidP="00000000" w:rsidRDefault="00000000" w:rsidRPr="00000000" w14:paraId="000000E2">
      <w:pPr>
        <w:numPr>
          <w:ilvl w:val="0"/>
          <w:numId w:val="35"/>
        </w:numPr>
        <w:bidi w:val="1"/>
        <w:spacing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تجريب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سريع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جديدة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تكلفة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عالية</w:t>
      </w:r>
    </w:p>
    <w:p w:rsidR="00000000" w:rsidDel="00000000" w:rsidP="00000000" w:rsidRDefault="00000000" w:rsidRPr="00000000" w14:paraId="000000E3">
      <w:pPr>
        <w:bidi w:val="1"/>
        <w:spacing w:before="200" w:lineRule="auto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bidi w:val="1"/>
        <w:spacing w:after="120" w:before="200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bookmarkStart w:colFirst="0" w:colLast="0" w:name="_h3zgso7r3eu6" w:id="45"/>
      <w:bookmarkEnd w:id="45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6.2-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التكيف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منخفض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الرتبة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Low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rank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adaption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spacing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التحسين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للمعلمات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PEFT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تعديل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بطريقة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فعالة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الحساب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والتخزين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لتخصيص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مهام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أجل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المشاريع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الصغيرة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بسبب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محدودية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الموارد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6">
      <w:pPr>
        <w:bidi w:val="1"/>
        <w:spacing w:before="200" w:lineRule="auto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فوائد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0"/>
        </w:rPr>
        <w:t xml:space="preserve">LoRA</w:t>
      </w:r>
    </w:p>
    <w:p w:rsidR="00000000" w:rsidDel="00000000" w:rsidP="00000000" w:rsidRDefault="00000000" w:rsidRPr="00000000" w14:paraId="000000E7">
      <w:pPr>
        <w:numPr>
          <w:ilvl w:val="0"/>
          <w:numId w:val="40"/>
        </w:numPr>
        <w:bidi w:val="1"/>
        <w:spacing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تقليل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المعلمات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القابلة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بنسبة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10000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مقارنة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الكامل</w:t>
      </w:r>
    </w:p>
    <w:p w:rsidR="00000000" w:rsidDel="00000000" w:rsidP="00000000" w:rsidRDefault="00000000" w:rsidRPr="00000000" w14:paraId="000000E8">
      <w:pPr>
        <w:numPr>
          <w:ilvl w:val="0"/>
          <w:numId w:val="40"/>
        </w:numPr>
        <w:bidi w:val="1"/>
        <w:spacing w:after="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المحافظة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المعرفة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الأساسية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تجميد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الأوزان</w:t>
      </w:r>
    </w:p>
    <w:p w:rsidR="00000000" w:rsidDel="00000000" w:rsidP="00000000" w:rsidRDefault="00000000" w:rsidRPr="00000000" w14:paraId="000000E9">
      <w:pPr>
        <w:numPr>
          <w:ilvl w:val="0"/>
          <w:numId w:val="40"/>
        </w:numPr>
        <w:bidi w:val="1"/>
        <w:spacing w:after="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خفض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تكلفة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التخزين</w:t>
      </w:r>
    </w:p>
    <w:p w:rsidR="00000000" w:rsidDel="00000000" w:rsidP="00000000" w:rsidRDefault="00000000" w:rsidRPr="00000000" w14:paraId="000000EA">
      <w:pPr>
        <w:numPr>
          <w:ilvl w:val="0"/>
          <w:numId w:val="40"/>
        </w:numPr>
        <w:bidi w:val="1"/>
        <w:spacing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يحتاج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كبيرة</w:t>
      </w:r>
    </w:p>
    <w:p w:rsidR="00000000" w:rsidDel="00000000" w:rsidP="00000000" w:rsidRDefault="00000000" w:rsidRPr="00000000" w14:paraId="000000EB">
      <w:pPr>
        <w:pStyle w:val="Heading2"/>
        <w:bidi w:val="1"/>
        <w:spacing w:before="200" w:lineRule="auto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amvz7aqicbm9" w:id="46"/>
      <w:bookmarkEnd w:id="46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7.2-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الحاوية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Container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)</w:t>
      </w:r>
    </w:p>
    <w:p w:rsidR="00000000" w:rsidDel="00000000" w:rsidP="00000000" w:rsidRDefault="00000000" w:rsidRPr="00000000" w14:paraId="000000EC">
      <w:pPr>
        <w:bidi w:val="1"/>
        <w:spacing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الحزم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المعزولة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الجهاز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الخاص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تشغيل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البرامج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الموجودة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تتعارض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الحزم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الحزم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المنصبة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جهازك</w:t>
      </w:r>
    </w:p>
    <w:p w:rsidR="00000000" w:rsidDel="00000000" w:rsidP="00000000" w:rsidRDefault="00000000" w:rsidRPr="00000000" w14:paraId="000000ED">
      <w:pPr>
        <w:pStyle w:val="Heading2"/>
        <w:bidi w:val="1"/>
        <w:spacing w:before="200" w:lineRule="auto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iyqu3trdwomu" w:id="47"/>
      <w:bookmarkEnd w:id="47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8.2-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Simulator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)</w:t>
      </w:r>
    </w:p>
    <w:p w:rsidR="00000000" w:rsidDel="00000000" w:rsidP="00000000" w:rsidRDefault="00000000" w:rsidRPr="00000000" w14:paraId="000000EE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برمجي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الظروف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الواقعية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افتراضي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يتيح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للمستخدمين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اختبار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وتحليل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الأنظمة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والعمليات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آمنة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ومنخفضة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التكلفة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المحاكيات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نطاق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واسع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مجالات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مختلفة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والروبوتات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والطيران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الألعاب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والهندسة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والتعليم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تتيح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اختبار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سيناريوهات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متنوعة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يصعب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تنفيذها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خطيرة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باهظة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التكلفة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توفير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الوقت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والجهد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والموارد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زيادة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الدقة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والفعالية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عملية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الأنظمة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واختبارها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أبرز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فوائد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إمكانية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الأخطاء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والمشاكل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مبكر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تحسين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التصميمات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سريع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وتوفير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تجربة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تعليمية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وتدريبية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غنية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المخاطرة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التعرض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لأي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ضرر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فعلي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spacing w:after="24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after="24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spacing w:after="24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spacing w:after="24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spacing w:after="24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spacing w:after="24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spacing w:after="24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F6">
      <w:pPr>
        <w:pStyle w:val="Heading1"/>
        <w:bidi w:val="1"/>
        <w:spacing w:after="240" w:before="200" w:lineRule="auto"/>
        <w:jc w:val="center"/>
        <w:rPr>
          <w:rFonts w:ascii="Traditional Arabic" w:cs="Traditional Arabic" w:eastAsia="Traditional Arabic" w:hAnsi="Traditional Arabic"/>
          <w:sz w:val="38"/>
          <w:szCs w:val="38"/>
          <w:vertAlign w:val="baseline"/>
        </w:rPr>
      </w:pPr>
      <w:bookmarkStart w:colFirst="0" w:colLast="0" w:name="_wmvbgcb580jm" w:id="48"/>
      <w:bookmarkEnd w:id="48"/>
      <w:r w:rsidDel="00000000" w:rsidR="00000000" w:rsidRPr="00000000">
        <w:rPr>
          <w:rFonts w:ascii="Traditional Arabic" w:cs="Traditional Arabic" w:eastAsia="Traditional Arabic" w:hAnsi="Traditional Arabic"/>
          <w:sz w:val="38"/>
          <w:szCs w:val="38"/>
          <w:vertAlign w:val="baseline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sz w:val="38"/>
          <w:szCs w:val="38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8"/>
          <w:szCs w:val="38"/>
          <w:vertAlign w:val="baseline"/>
          <w:rtl w:val="1"/>
        </w:rPr>
        <w:t xml:space="preserve">الثالث</w:t>
      </w:r>
    </w:p>
    <w:p w:rsidR="00000000" w:rsidDel="00000000" w:rsidP="00000000" w:rsidRDefault="00000000" w:rsidRPr="00000000" w14:paraId="000000F7">
      <w:pPr>
        <w:pStyle w:val="Heading1"/>
        <w:bidi w:val="1"/>
        <w:spacing w:after="360" w:before="200" w:lineRule="auto"/>
        <w:ind w:left="855" w:right="720"/>
        <w:jc w:val="center"/>
        <w:rPr>
          <w:rFonts w:ascii="Traditional Arabic" w:cs="Traditional Arabic" w:eastAsia="Traditional Arabic" w:hAnsi="Traditional Arabic"/>
          <w:sz w:val="42"/>
          <w:szCs w:val="42"/>
          <w:vertAlign w:val="baseline"/>
        </w:rPr>
      </w:pPr>
      <w:bookmarkStart w:colFirst="0" w:colLast="0" w:name="_qvi24zjpfvdv" w:id="49"/>
      <w:bookmarkEnd w:id="49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42"/>
          <w:szCs w:val="42"/>
          <w:rtl w:val="1"/>
        </w:rPr>
        <w:t xml:space="preserve">       </w:t>
      </w:r>
      <w:r w:rsidDel="00000000" w:rsidR="00000000" w:rsidRPr="00000000">
        <w:rPr>
          <w:rFonts w:ascii="Traditional Arabic" w:cs="Traditional Arabic" w:eastAsia="Traditional Arabic" w:hAnsi="Traditional Arabic"/>
          <w:sz w:val="42"/>
          <w:szCs w:val="42"/>
          <w:rtl w:val="1"/>
        </w:rPr>
        <w:t xml:space="preserve">الدراسة</w:t>
      </w:r>
      <w:r w:rsidDel="00000000" w:rsidR="00000000" w:rsidRPr="00000000">
        <w:rPr>
          <w:rFonts w:ascii="Traditional Arabic" w:cs="Traditional Arabic" w:eastAsia="Traditional Arabic" w:hAnsi="Traditional Arabic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42"/>
          <w:szCs w:val="42"/>
          <w:rtl w:val="1"/>
        </w:rPr>
        <w:t xml:space="preserve">المرجعية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720" w:before="200" w:line="240" w:lineRule="auto"/>
        <w:ind w:left="1109" w:right="1080" w:hanging="1109"/>
        <w:jc w:val="both"/>
        <w:rPr>
          <w:rFonts w:ascii="Traditional Arabic" w:cs="Traditional Arabic" w:eastAsia="Traditional Arabic" w:hAnsi="Traditional Arabic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9eddri9dx9pz" w:id="50"/>
      <w:bookmarkEnd w:id="50"/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يعرض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الأبحاث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المرتبطة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بالعمل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المقدم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keepNext w:val="1"/>
        <w:bidi w:val="1"/>
        <w:spacing w:after="120" w:before="200" w:lineRule="auto"/>
        <w:rPr>
          <w:rFonts w:ascii="Traditional Arabic" w:cs="Traditional Arabic" w:eastAsia="Traditional Arabic" w:hAnsi="Traditional Arabic"/>
          <w:vertAlign w:val="baseline"/>
        </w:rPr>
      </w:pPr>
      <w:bookmarkStart w:colFirst="0" w:colLast="0" w:name="_fis2r3o1fchp" w:id="51"/>
      <w:bookmarkEnd w:id="51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1.3-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مقدمة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after="160" w:before="200" w:line="259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أنظمة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المعتمدة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بسبب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أظهرت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آفاقا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جديدة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لنا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التفكير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المنطقي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المسائل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أنواع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مختلفة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المعلومات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كالصور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والنصوص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أهمية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التواصل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التحدث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ضمان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سلامة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الجميع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وتزيد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الناس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نتيجة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إعلام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الراكب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بالتبرير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المنطقي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اتخذته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FB">
      <w:pPr>
        <w:bidi w:val="1"/>
        <w:spacing w:after="160" w:before="200" w:line="259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سنستعرض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الفقرات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الأفكار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الاعتماد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عليها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</w:p>
    <w:p w:rsidR="00000000" w:rsidDel="00000000" w:rsidP="00000000" w:rsidRDefault="00000000" w:rsidRPr="00000000" w14:paraId="000000FC">
      <w:pPr>
        <w:pStyle w:val="Heading2"/>
        <w:bidi w:val="1"/>
        <w:spacing w:after="120" w:before="200" w:lineRule="auto"/>
        <w:jc w:val="both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6cqd6v7ytohq" w:id="52"/>
      <w:bookmarkEnd w:id="52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2.3- </w:t>
      </w:r>
      <w:r w:rsidDel="00000000" w:rsidR="00000000" w:rsidRPr="00000000">
        <w:rPr>
          <w:rFonts w:ascii="Traditional Arabic" w:cs="Traditional Arabic" w:eastAsia="Traditional Arabic" w:hAnsi="Traditional Arabic"/>
          <w:color w:val="2f5496"/>
          <w:sz w:val="36"/>
          <w:szCs w:val="36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color w:val="2f5496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color w:val="2f5496"/>
          <w:sz w:val="36"/>
          <w:szCs w:val="36"/>
          <w:rtl w:val="1"/>
        </w:rPr>
        <w:t xml:space="preserve">عمل</w:t>
      </w:r>
      <w:r w:rsidDel="00000000" w:rsidR="00000000" w:rsidRPr="00000000">
        <w:rPr>
          <w:rFonts w:ascii="Traditional Arabic" w:cs="Traditional Arabic" w:eastAsia="Traditional Arabic" w:hAnsi="Traditional Arabic"/>
          <w:color w:val="2f5496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color w:val="2f5496"/>
          <w:sz w:val="36"/>
          <w:szCs w:val="36"/>
          <w:rtl w:val="0"/>
        </w:rPr>
        <w:t xml:space="preserve">OmniDrive</w:t>
      </w:r>
      <w:r w:rsidDel="00000000" w:rsidR="00000000" w:rsidRPr="00000000">
        <w:rPr>
          <w:rFonts w:ascii="Traditional Arabic" w:cs="Traditional Arabic" w:eastAsia="Traditional Arabic" w:hAnsi="Traditional Arabic"/>
          <w:color w:val="2f5496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color w:val="2f5496"/>
          <w:sz w:val="36"/>
          <w:szCs w:val="36"/>
          <w:rtl w:val="1"/>
        </w:rPr>
        <w:t xml:space="preserve">للقيادة</w:t>
      </w:r>
      <w:r w:rsidDel="00000000" w:rsidR="00000000" w:rsidRPr="00000000">
        <w:rPr>
          <w:rFonts w:ascii="Traditional Arabic" w:cs="Traditional Arabic" w:eastAsia="Traditional Arabic" w:hAnsi="Traditional Arabic"/>
          <w:color w:val="2f5496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color w:val="2f5496"/>
          <w:sz w:val="36"/>
          <w:szCs w:val="36"/>
          <w:rtl w:val="1"/>
        </w:rPr>
        <w:t xml:space="preserve">الذاتية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spacing w:after="28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تعزيز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عملية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اتخاذ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سيناريوهات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المحتملة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ونتائجها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سؤال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الواجب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اتخاذه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بالإجابة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الواجب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اتخاذه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والسبب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FE">
      <w:pPr>
        <w:bidi w:val="1"/>
        <w:spacing w:after="28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فرز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اختيار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الأكثر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تمثيلا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دلاليا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تغطي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عناصر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حركة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الديناميكية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والثابتة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تعكس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سلوك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الانعطاف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يسارا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التباطؤ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....</w:t>
      </w:r>
    </w:p>
    <w:p w:rsidR="00000000" w:rsidDel="00000000" w:rsidP="00000000" w:rsidRDefault="00000000" w:rsidRPr="00000000" w14:paraId="000000FF">
      <w:pPr>
        <w:bidi w:val="1"/>
        <w:spacing w:after="28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مكونين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أساسيين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Omni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Omni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00">
      <w:pPr>
        <w:bidi w:val="1"/>
        <w:spacing w:after="28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Omni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VLM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تعديل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Former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لتعزيز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قدرات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المواقع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VLM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توظيف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أفكار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الإدراك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ثلاثية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الأبعاد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Stream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PETR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Former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يحسن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المكاني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والربط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أفضل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بتوليد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01">
      <w:pPr>
        <w:bidi w:val="1"/>
        <w:spacing w:after="28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Omni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مسؤول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محاذاة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البصرية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بربط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الميزات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البصرية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متعددة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MLP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بسيط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لإسقاط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الميزات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البصرية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مساحة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تضمين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المعلومات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البصرية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الواردة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متعددة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وقت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33867</wp:posOffset>
            </wp:positionH>
            <wp:positionV relativeFrom="paragraph">
              <wp:posOffset>932392</wp:posOffset>
            </wp:positionV>
            <wp:extent cx="5943600" cy="2117725"/>
            <wp:effectExtent b="0" l="0" r="0" t="0"/>
            <wp:wrapTopAndBottom distB="0" dist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bidi w:val="1"/>
        <w:spacing w:after="28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     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(3-1):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OmniDrive</w:t>
      </w:r>
    </w:p>
    <w:p w:rsidR="00000000" w:rsidDel="00000000" w:rsidP="00000000" w:rsidRDefault="00000000" w:rsidRPr="00000000" w14:paraId="00000103">
      <w:pPr>
        <w:pStyle w:val="Heading3"/>
        <w:bidi w:val="1"/>
        <w:spacing w:after="280" w:before="200" w:lineRule="auto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s7s47ewq8f32" w:id="53"/>
      <w:bookmarkEnd w:id="53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1.2.3-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التدريب</w:t>
      </w:r>
    </w:p>
    <w:p w:rsidR="00000000" w:rsidDel="00000000" w:rsidP="00000000" w:rsidRDefault="00000000" w:rsidRPr="00000000" w14:paraId="00000104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NuScences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05">
      <w:pPr>
        <w:numPr>
          <w:ilvl w:val="0"/>
          <w:numId w:val="16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كاميرات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أمام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يسار</w:t>
      </w:r>
    </w:p>
    <w:p w:rsidR="00000000" w:rsidDel="00000000" w:rsidP="00000000" w:rsidRDefault="00000000" w:rsidRPr="00000000" w14:paraId="00000106">
      <w:pPr>
        <w:numPr>
          <w:ilvl w:val="0"/>
          <w:numId w:val="16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كائنات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ثلاثية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الأبعاد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إشارات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مخاريط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أقماع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</w:t>
      </w:r>
    </w:p>
    <w:p w:rsidR="00000000" w:rsidDel="00000000" w:rsidP="00000000" w:rsidRDefault="00000000" w:rsidRPr="00000000" w14:paraId="00000107">
      <w:pPr>
        <w:numPr>
          <w:ilvl w:val="0"/>
          <w:numId w:val="16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السرعة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التوجه</w:t>
      </w:r>
    </w:p>
    <w:p w:rsidR="00000000" w:rsidDel="00000000" w:rsidP="00000000" w:rsidRDefault="00000000" w:rsidRPr="00000000" w14:paraId="00000108">
      <w:pPr>
        <w:bidi w:val="1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المولدة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بالاستدلال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سيحدث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سلكت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طريقا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مخلتفا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ً"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تجاهلت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الإشارة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الحمراء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النتيجة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السؤال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المقترح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ً:</w:t>
      </w:r>
    </w:p>
    <w:p w:rsidR="00000000" w:rsidDel="00000000" w:rsidP="00000000" w:rsidRDefault="00000000" w:rsidRPr="00000000" w14:paraId="00000109">
      <w:pPr>
        <w:numPr>
          <w:ilvl w:val="0"/>
          <w:numId w:val="26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الاستمرار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التوقف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=&gt;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آمن</w:t>
      </w:r>
    </w:p>
    <w:p w:rsidR="00000000" w:rsidDel="00000000" w:rsidP="00000000" w:rsidRDefault="00000000" w:rsidRPr="00000000" w14:paraId="0000010A">
      <w:pPr>
        <w:numPr>
          <w:ilvl w:val="0"/>
          <w:numId w:val="26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الانعطاف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يسارا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=&gt;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خطر</w:t>
      </w:r>
    </w:p>
    <w:p w:rsidR="00000000" w:rsidDel="00000000" w:rsidP="00000000" w:rsidRDefault="00000000" w:rsidRPr="00000000" w14:paraId="0000010B">
      <w:pPr>
        <w:numPr>
          <w:ilvl w:val="0"/>
          <w:numId w:val="26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قطع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الإشارة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الحمراء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=&gt;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خطر</w:t>
      </w:r>
    </w:p>
    <w:p w:rsidR="00000000" w:rsidDel="00000000" w:rsidP="00000000" w:rsidRDefault="00000000" w:rsidRPr="00000000" w14:paraId="0000010C">
      <w:pPr>
        <w:bidi w:val="1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والأجوبة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GPT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-4،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وأنواع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وصفية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يظهر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الانتباه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الكائنات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الانتباه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عليها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الاستدلال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سيحدث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تسارعت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تخطيط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أفضل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اتباعه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11">
      <w:pPr>
        <w:bidi w:val="1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         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(3-2):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توضيح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لـ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2305050</wp:posOffset>
            </wp:positionV>
            <wp:extent cx="2733675" cy="1619250"/>
            <wp:effectExtent b="0" l="0" r="0" t="0"/>
            <wp:wrapTopAndBottom distB="114300" distT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55456" l="2431" r="51053" t="461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19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3228975</wp:posOffset>
            </wp:positionH>
            <wp:positionV relativeFrom="paragraph">
              <wp:posOffset>2305050</wp:posOffset>
            </wp:positionV>
            <wp:extent cx="2695575" cy="1719263"/>
            <wp:effectExtent b="0" l="0" r="0" t="0"/>
            <wp:wrapTopAndBottom distB="114300" distT="11430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3058" l="2083" r="52564" t="5129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719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114300</wp:posOffset>
            </wp:positionV>
            <wp:extent cx="5862021" cy="1957388"/>
            <wp:effectExtent b="0" l="0" r="0" t="0"/>
            <wp:wrapTopAndBottom distB="114300" distT="1143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021" cy="195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bidi w:val="1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liik8t1q5dxo" w:id="54"/>
      <w:bookmarkEnd w:id="54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2.2.3-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التدريب</w:t>
      </w:r>
    </w:p>
    <w:p w:rsidR="00000000" w:rsidDel="00000000" w:rsidP="00000000" w:rsidRDefault="00000000" w:rsidRPr="00000000" w14:paraId="00000115">
      <w:pPr>
        <w:bidi w:val="1"/>
        <w:spacing w:after="28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مرحلتين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16">
      <w:pPr>
        <w:numPr>
          <w:ilvl w:val="0"/>
          <w:numId w:val="39"/>
        </w:numPr>
        <w:bidi w:val="1"/>
        <w:spacing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المسبق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ثنائي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الأبعاد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تزويد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مكونات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الصورة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أساسي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لكيفية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المعلومات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البصرية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بالأوصاف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والمفاهيم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النصية</w:t>
      </w:r>
    </w:p>
    <w:p w:rsidR="00000000" w:rsidDel="00000000" w:rsidP="00000000" w:rsidRDefault="00000000" w:rsidRPr="00000000" w14:paraId="00000117">
      <w:pPr>
        <w:bidi w:val="1"/>
        <w:spacing w:before="200" w:lineRule="auto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الصور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الثنائية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الأبعاد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المقترنة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بنص</w:t>
      </w:r>
    </w:p>
    <w:p w:rsidR="00000000" w:rsidDel="00000000" w:rsidP="00000000" w:rsidRDefault="00000000" w:rsidRPr="00000000" w14:paraId="00000118">
      <w:pPr>
        <w:bidi w:val="1"/>
        <w:spacing w:before="200" w:lineRule="auto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توليد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النصوص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استنادا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الصور</w:t>
      </w:r>
    </w:p>
    <w:p w:rsidR="00000000" w:rsidDel="00000000" w:rsidP="00000000" w:rsidRDefault="00000000" w:rsidRPr="00000000" w14:paraId="00000119">
      <w:pPr>
        <w:bidi w:val="1"/>
        <w:spacing w:before="200" w:lineRule="auto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النتيجة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تهيئة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الأوزان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للمكونين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Omni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Omni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Q</w:t>
      </w:r>
    </w:p>
    <w:p w:rsidR="00000000" w:rsidDel="00000000" w:rsidP="00000000" w:rsidRDefault="00000000" w:rsidRPr="00000000" w14:paraId="0000011A">
      <w:pPr>
        <w:numPr>
          <w:ilvl w:val="0"/>
          <w:numId w:val="39"/>
        </w:numPr>
        <w:bidi w:val="1"/>
        <w:spacing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الضبط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الدقيق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ثلاثي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الأبعاد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تكييف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المدرب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مسبقا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تعقيدات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البيئات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ثلاثية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الأبعاد</w:t>
      </w:r>
    </w:p>
    <w:p w:rsidR="00000000" w:rsidDel="00000000" w:rsidP="00000000" w:rsidRDefault="00000000" w:rsidRPr="00000000" w14:paraId="0000011B">
      <w:pPr>
        <w:bidi w:val="1"/>
        <w:spacing w:before="200" w:lineRule="auto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تحتوي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متعددة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العرض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سيناريوهات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مرفقة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بنصوص</w:t>
      </w:r>
    </w:p>
    <w:p w:rsidR="00000000" w:rsidDel="00000000" w:rsidP="00000000" w:rsidRDefault="00000000" w:rsidRPr="00000000" w14:paraId="0000011C">
      <w:pPr>
        <w:bidi w:val="1"/>
        <w:spacing w:before="200" w:lineRule="auto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الإجابة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سيحدث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والتنبؤ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الحركة</w:t>
      </w:r>
    </w:p>
    <w:p w:rsidR="00000000" w:rsidDel="00000000" w:rsidP="00000000" w:rsidRDefault="00000000" w:rsidRPr="00000000" w14:paraId="0000011D">
      <w:pPr>
        <w:bidi w:val="1"/>
        <w:spacing w:after="280" w:before="200" w:lineRule="auto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النتيجة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يصبح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متخصصا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ثلاثية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الأبعاد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والتفكير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1E">
      <w:pPr>
        <w:pStyle w:val="Heading3"/>
        <w:bidi w:val="1"/>
        <w:spacing w:after="280" w:before="200" w:lineRule="auto"/>
        <w:ind w:left="0" w:firstLine="0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m2wr9jtqoryx" w:id="55"/>
      <w:bookmarkEnd w:id="55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3.2.3-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معيار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التقييم</w:t>
      </w:r>
    </w:p>
    <w:p w:rsidR="00000000" w:rsidDel="00000000" w:rsidP="00000000" w:rsidRDefault="00000000" w:rsidRPr="00000000" w14:paraId="0000011F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ثلاث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جوانب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رئيسية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20">
      <w:pPr>
        <w:numPr>
          <w:ilvl w:val="0"/>
          <w:numId w:val="19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الاستدلال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لتحديد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قادرا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النتائج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الخطيرة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لمسارات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توليدها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بالاستدلال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Precision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Recall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21">
      <w:pPr>
        <w:numPr>
          <w:ilvl w:val="0"/>
          <w:numId w:val="19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التخطيط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المفتوح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قدرة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توليد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قريبة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الصحيحة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،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22">
      <w:pPr>
        <w:numPr>
          <w:ilvl w:val="1"/>
          <w:numId w:val="19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2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لقياس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الحقيقي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المتوقع</w:t>
      </w:r>
    </w:p>
    <w:p w:rsidR="00000000" w:rsidDel="00000000" w:rsidP="00000000" w:rsidRDefault="00000000" w:rsidRPr="00000000" w14:paraId="00000123">
      <w:pPr>
        <w:numPr>
          <w:ilvl w:val="1"/>
          <w:numId w:val="19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معدل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اصطدام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أجل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حساب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نسبة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تؤدي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اصطدام</w:t>
      </w:r>
    </w:p>
    <w:p w:rsidR="00000000" w:rsidDel="00000000" w:rsidP="00000000" w:rsidRDefault="00000000" w:rsidRPr="00000000" w14:paraId="00000124">
      <w:pPr>
        <w:numPr>
          <w:ilvl w:val="1"/>
          <w:numId w:val="19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معدل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التقاطع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أجل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حساب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نسبة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تؤدي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الخروج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الطريق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الحقيقي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الرصيف</w:t>
      </w:r>
    </w:p>
    <w:p w:rsidR="00000000" w:rsidDel="00000000" w:rsidP="00000000" w:rsidRDefault="00000000" w:rsidRPr="00000000" w14:paraId="00000125">
      <w:pPr>
        <w:numPr>
          <w:ilvl w:val="0"/>
          <w:numId w:val="19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جودة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الأجوبة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المقترحة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</w:p>
    <w:p w:rsidR="00000000" w:rsidDel="00000000" w:rsidP="00000000" w:rsidRDefault="00000000" w:rsidRPr="00000000" w14:paraId="00000126">
      <w:pPr>
        <w:numPr>
          <w:ilvl w:val="1"/>
          <w:numId w:val="19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GPT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والذي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يحسب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جودة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الإجابة</w:t>
      </w:r>
    </w:p>
    <w:p w:rsidR="00000000" w:rsidDel="00000000" w:rsidP="00000000" w:rsidRDefault="00000000" w:rsidRPr="00000000" w14:paraId="00000127">
      <w:pPr>
        <w:numPr>
          <w:ilvl w:val="1"/>
          <w:numId w:val="19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ويقيس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التوليد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</w:p>
    <w:p w:rsidR="00000000" w:rsidDel="00000000" w:rsidP="00000000" w:rsidRDefault="00000000" w:rsidRPr="00000000" w14:paraId="00000128">
      <w:pPr>
        <w:numPr>
          <w:ilvl w:val="1"/>
          <w:numId w:val="19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الترابط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ويقيس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نسبة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الكائنات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المتوقعة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الصحيحة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المذكورة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الإجابة</w:t>
      </w:r>
    </w:p>
    <w:p w:rsidR="00000000" w:rsidDel="00000000" w:rsidP="00000000" w:rsidRDefault="00000000" w:rsidRPr="00000000" w14:paraId="00000129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bidi w:val="1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xye9keve4jei" w:id="56"/>
      <w:bookmarkEnd w:id="56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4.2.3-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النتائج</w:t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1320"/>
        <w:gridCol w:w="1320"/>
        <w:gridCol w:w="1020"/>
        <w:gridCol w:w="1350"/>
        <w:gridCol w:w="1365"/>
        <w:gridCol w:w="1545"/>
        <w:tblGridChange w:id="0">
          <w:tblGrid>
            <w:gridCol w:w="1320"/>
            <w:gridCol w:w="1320"/>
            <w:gridCol w:w="1320"/>
            <w:gridCol w:w="1020"/>
            <w:gridCol w:w="1350"/>
            <w:gridCol w:w="1365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المعيار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L2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Collision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Final score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النتيجة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72.1%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71.3%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0.7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0.06%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73.2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58%</w:t>
            </w:r>
          </w:p>
        </w:tc>
      </w:tr>
    </w:tbl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      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 (3-1):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معيا</w:t>
      </w:r>
      <w:ins w:author="Bayan Al-Shakkouf" w:id="0" w:date="2025-07-30T19:22:29Z">
        <w:r w:rsidDel="00000000" w:rsidR="00000000" w:rsidRPr="00000000">
          <w:rPr>
            <w:rtl w:val="1"/>
          </w:rPr>
          <w:t xml:space="preserve">ر</w:t>
        </w:r>
      </w:ins>
      <w:del w:author="Bayan Al-Shakkouf" w:id="0" w:date="2025-07-30T19:22:29Z">
        <w:r w:rsidDel="00000000" w:rsidR="00000000" w:rsidRPr="00000000">
          <w:rPr>
            <w:rtl w:val="1"/>
          </w:rPr>
          <w:delText xml:space="preserve">د</w:delText>
        </w:r>
      </w:del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القسم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bidi w:val="1"/>
        <w:spacing w:before="200" w:lineRule="auto"/>
        <w:rPr>
          <w:rFonts w:ascii="Traditional Arabic" w:cs="Traditional Arabic" w:eastAsia="Traditional Arabic" w:hAnsi="Traditional Arabic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3.3-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تعزيز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وكلاء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المعتمدة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تجارب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مجسدة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واجتماعية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DriVLMe</w:t>
      </w:r>
    </w:p>
    <w:p w:rsidR="00000000" w:rsidDel="00000000" w:rsidP="00000000" w:rsidRDefault="00000000" w:rsidRPr="00000000" w14:paraId="0000013D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ظهر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البحث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مشاكل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التعقيد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الحقيقي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العالم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الواقعي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تعالجه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الدراسات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السابقة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تعالج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مواقف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بسيطة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ومحدودة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تعالج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مشكلة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الرحلات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الطويلة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الانخراط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محادثات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طبيعية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ومرنة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الركاب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الأحداث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المفاجئة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تغيير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الراكب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لوجهته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منتصف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3E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الباحثون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DriVLMe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تراه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يقوله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البشر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التواصل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البشر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إدراك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محيطها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والتنقل</w:t>
      </w:r>
    </w:p>
    <w:p w:rsidR="00000000" w:rsidDel="00000000" w:rsidP="00000000" w:rsidRDefault="00000000" w:rsidRPr="00000000" w14:paraId="0000013F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وكيل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DriVLMe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ثلاثة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أجزاء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رئيسية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40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ِّ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شبه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عيني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الوكيل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يأخذ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لقطات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يراه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الوكيل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ويحولها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رقمي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دمج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يفهمه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الدماغ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".</w:t>
      </w:r>
    </w:p>
    <w:p w:rsidR="00000000" w:rsidDel="00000000" w:rsidP="00000000" w:rsidRDefault="00000000" w:rsidRPr="00000000" w14:paraId="00000141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العمود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الفقري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لـ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LLM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شبه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دماغ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الوكيل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عالج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المعلومات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المرئية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ِّ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وأي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تعليمات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حوارية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اذهب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المكتبة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لاتخاذ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القرارات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42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تخطيط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شبه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GPS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للوكيل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عندما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يحتاج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الوكيل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الوصول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أفضل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خريطة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43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لنتعمق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جزء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44">
      <w:pPr>
        <w:pStyle w:val="Heading2"/>
        <w:bidi w:val="1"/>
        <w:spacing w:before="200" w:lineRule="auto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3ta77f8sp6yj" w:id="57"/>
      <w:bookmarkEnd w:id="57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1.3.3- 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رم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ِّ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ز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145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الغرض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أخذ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سجل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شاهده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الوكيل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سلسلة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وتحويله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صيغة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يستطيع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معالجتها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46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خطوات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47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أخذ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العينات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يأخذ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عينات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آخر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40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السجل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الحديث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نشئ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مقطع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سهل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CLIPViT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أجل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استخراج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خريطة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الميزات</w:t>
      </w:r>
    </w:p>
    <w:p w:rsidR="00000000" w:rsidDel="00000000" w:rsidP="00000000" w:rsidRDefault="00000000" w:rsidRPr="00000000" w14:paraId="00000148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المرمز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شبكة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الأرقام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تحتوي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نقطة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الشبكة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رقم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يصف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الجزء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الصورة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إنشاء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نوعين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التضمينات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49">
      <w:pPr>
        <w:numPr>
          <w:ilvl w:val="0"/>
          <w:numId w:val="25"/>
        </w:numPr>
        <w:bidi w:val="1"/>
        <w:spacing w:after="16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تضمين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مكاني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يأخذ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خريطة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الميزات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ويحسب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متوسط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​​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الميزات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مكاني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عطي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برز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الأشياء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بمتوسط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​​40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4A">
      <w:pPr>
        <w:numPr>
          <w:ilvl w:val="0"/>
          <w:numId w:val="25"/>
        </w:numPr>
        <w:bidi w:val="1"/>
        <w:spacing w:after="16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ترميز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زمني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يأخذ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خريطة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الميزات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ويحسب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متوسط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​​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المعالم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الفضاء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عطي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برز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كيفية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تغير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الأشياء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بمرور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الوقت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بمتوسط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​​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المواقع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المكانية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4B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دمج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التمثيلين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للحصول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مدمج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=(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ليصبح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قادرا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التقاط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الديناميكيات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والتفاصيل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المكانية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إسقاط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بسيطة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لتحويل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استقباله</w:t>
      </w:r>
    </w:p>
    <w:p w:rsidR="00000000" w:rsidDel="00000000" w:rsidP="00000000" w:rsidRDefault="00000000" w:rsidRPr="00000000" w14:paraId="0000014C">
      <w:pPr>
        <w:pStyle w:val="Heading2"/>
        <w:bidi w:val="1"/>
        <w:spacing w:before="200" w:lineRule="auto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8h7kw5z24x60" w:id="58"/>
      <w:bookmarkEnd w:id="58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2.3.3-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العمود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الفقري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إدارة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التعلم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0"/>
        </w:rPr>
        <w:t xml:space="preserve">LLM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) </w:t>
      </w:r>
    </w:p>
    <w:p w:rsidR="00000000" w:rsidDel="00000000" w:rsidP="00000000" w:rsidRDefault="00000000" w:rsidRPr="00000000" w14:paraId="0000014D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الغرض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صنع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المركزية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تستقبل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معلومات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وتعليمات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الحوار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أهداف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قرر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الإجراءات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البسيطة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اتخاذها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الانعطاف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"،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التسارع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").</w:t>
      </w:r>
    </w:p>
    <w:p w:rsidR="00000000" w:rsidDel="00000000" w:rsidP="00000000" w:rsidRDefault="00000000" w:rsidRPr="00000000" w14:paraId="0000014E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Vicuna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-7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مفتوح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المصدر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4F">
      <w:pPr>
        <w:pStyle w:val="Heading2"/>
        <w:bidi w:val="1"/>
        <w:spacing w:before="200" w:line="259" w:lineRule="auto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kwklo2z28j8s" w:id="59"/>
      <w:bookmarkEnd w:id="59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3.3.3- 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وحدة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تخطيط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المسار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ملاح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0"/>
        </w:rPr>
        <w:t xml:space="preserve">GPS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)</w:t>
      </w:r>
    </w:p>
    <w:p w:rsidR="00000000" w:rsidDel="00000000" w:rsidP="00000000" w:rsidRDefault="00000000" w:rsidRPr="00000000" w14:paraId="00000150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الغرض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تزويد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العميل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بخطة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تفصيلية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للوصول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معرفة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الخريطة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أمر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بالغ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الأهمية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لتحقيق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الأهداف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بعيدة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المدى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51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تأخذ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كدخل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والموقع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والخريطة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بحساب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أقصر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ترجم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قائمة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اتجاهات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الانعطاف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طبيعية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انعطف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التقاطع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التالي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استمر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مستقيم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لمسافة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مبنيين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انعطف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1933575</wp:posOffset>
            </wp:positionH>
            <wp:positionV relativeFrom="paragraph">
              <wp:posOffset>704850</wp:posOffset>
            </wp:positionV>
            <wp:extent cx="2790825" cy="2752725"/>
            <wp:effectExtent b="0" l="0" r="0" t="0"/>
            <wp:wrapTopAndBottom distB="114300" distT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2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(3-3):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تخطيط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bidi w:val="1"/>
        <w:spacing w:before="200" w:line="259" w:lineRule="auto"/>
        <w:rPr>
          <w:rFonts w:ascii="Traditional Arabic" w:cs="Traditional Arabic" w:eastAsia="Traditional Arabic" w:hAnsi="Traditional Arabic"/>
          <w:sz w:val="32"/>
          <w:szCs w:val="32"/>
        </w:rPr>
      </w:pPr>
      <w:r w:rsidDel="00000000" w:rsidR="00000000" w:rsidRPr="00000000">
        <w:rPr>
          <w:rFonts w:ascii="Traditional Arabic" w:cs="Traditional Arabic" w:eastAsia="Traditional Arabic" w:hAnsi="Traditional Arabic"/>
          <w:color w:val="1f3863"/>
          <w:sz w:val="32"/>
          <w:szCs w:val="32"/>
          <w:rtl w:val="1"/>
        </w:rPr>
        <w:t xml:space="preserve">كيفية</w:t>
      </w:r>
      <w:r w:rsidDel="00000000" w:rsidR="00000000" w:rsidRPr="00000000">
        <w:rPr>
          <w:rFonts w:ascii="Traditional Arabic" w:cs="Traditional Arabic" w:eastAsia="Traditional Arabic" w:hAnsi="Traditional Arabic"/>
          <w:color w:val="1f386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color w:val="1f3863"/>
          <w:sz w:val="32"/>
          <w:szCs w:val="32"/>
          <w:rtl w:val="1"/>
        </w:rPr>
        <w:t xml:space="preserve">عمل</w:t>
      </w:r>
      <w:r w:rsidDel="00000000" w:rsidR="00000000" w:rsidRPr="00000000">
        <w:rPr>
          <w:rFonts w:ascii="Traditional Arabic" w:cs="Traditional Arabic" w:eastAsia="Traditional Arabic" w:hAnsi="Traditional Arabic"/>
          <w:color w:val="1f386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color w:val="1f3863"/>
          <w:sz w:val="32"/>
          <w:szCs w:val="32"/>
          <w:rtl w:val="1"/>
        </w:rPr>
        <w:t xml:space="preserve">الوحدات</w:t>
      </w:r>
      <w:r w:rsidDel="00000000" w:rsidR="00000000" w:rsidRPr="00000000">
        <w:rPr>
          <w:rFonts w:ascii="Traditional Arabic" w:cs="Traditional Arabic" w:eastAsia="Traditional Arabic" w:hAnsi="Traditional Arabic"/>
          <w:color w:val="1f386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color w:val="1f3863"/>
          <w:sz w:val="32"/>
          <w:szCs w:val="32"/>
          <w:rtl w:val="1"/>
        </w:rPr>
        <w:t xml:space="preserve">الثلاثة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يراقب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خصائص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رقمية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بدورها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نقل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ليقوم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بمعالجتها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التعليمات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الحوارية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كانت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بعيدة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GPS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واستدعاء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تخطيط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والذي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بتحديد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أقصر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طريق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ويعيد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قائمة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بالاتجاهات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المبسطة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مستقيم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مستقيم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...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التوجيهات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المدخلات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المرئية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اللحظية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مرمز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لزيادة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أسرع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قليلا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عجلة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يسارا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الآن</w:t>
      </w:r>
    </w:p>
    <w:p w:rsidR="00000000" w:rsidDel="00000000" w:rsidP="00000000" w:rsidRDefault="00000000" w:rsidRPr="00000000" w14:paraId="00000155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إدارة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الآن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الاتجاهات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دخلات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المرئية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اللحظية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رمز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لاتخاذ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قرارات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دقيقة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وبسيطة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عجلة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الآن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"،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قليلا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ً")،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التنقل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الصحيح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حتى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كانت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بعيدة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704850</wp:posOffset>
            </wp:positionV>
            <wp:extent cx="6669409" cy="1891803"/>
            <wp:effectExtent b="0" l="0" r="0" t="0"/>
            <wp:wrapTopAndBottom distB="114300" distT="1143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9409" cy="18918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6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     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(3-4):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الوحدات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الثلاثة</w:t>
      </w:r>
    </w:p>
    <w:p w:rsidR="00000000" w:rsidDel="00000000" w:rsidP="00000000" w:rsidRDefault="00000000" w:rsidRPr="00000000" w14:paraId="00000157">
      <w:pPr>
        <w:pStyle w:val="Heading3"/>
        <w:bidi w:val="1"/>
        <w:spacing w:before="200" w:line="259" w:lineRule="auto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1hfnq4xv2yc4" w:id="60"/>
      <w:bookmarkEnd w:id="60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4.3.3-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التدريب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NuScences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CARLA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وإحداثيات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دقيقة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توصيف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نصي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وأجوبة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للاستدلال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المكاني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وصفية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لاتخاذ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القرار</w:t>
      </w:r>
    </w:p>
    <w:p w:rsidR="00000000" w:rsidDel="00000000" w:rsidP="00000000" w:rsidRDefault="00000000" w:rsidRPr="00000000" w14:paraId="0000015A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</w:rPr>
        <w:drawing>
          <wp:inline distB="114300" distT="114300" distL="114300" distR="114300">
            <wp:extent cx="5943600" cy="8382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3"/>
        <w:bidi w:val="1"/>
        <w:spacing w:before="200" w:line="259" w:lineRule="auto"/>
        <w:rPr>
          <w:ins w:author="Bayan Al-Shakkouf" w:id="1" w:date="2025-07-30T19:21:21Z"/>
          <w:rFonts w:ascii="Traditional Arabic" w:cs="Traditional Arabic" w:eastAsia="Traditional Arabic" w:hAnsi="Traditional Arabic"/>
          <w:sz w:val="32"/>
          <w:szCs w:val="32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0"/>
        </w:rPr>
        <w:t xml:space="preserve">5.3.3</w:t>
      </w:r>
      <w:ins w:author="Bayan Al-Shakkouf" w:id="1" w:date="2025-07-30T19:21:21Z">
        <w:bookmarkStart w:colFirst="0" w:colLast="0" w:name="_itkhd184nha4" w:id="61"/>
        <w:bookmarkEnd w:id="61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5C">
      <w:pPr>
        <w:pStyle w:val="Heading3"/>
        <w:bidi w:val="1"/>
        <w:spacing w:before="200" w:line="259" w:lineRule="auto"/>
        <w:rPr/>
        <w:pPrChange w:author="Bayan Al-Shakkouf" w:id="0" w:date="2025-07-30T19:21:21Z">
          <w:pPr>
            <w:pStyle w:val="Heading3"/>
            <w:bidi w:val="1"/>
            <w:spacing w:before="200" w:line="259" w:lineRule="auto"/>
          </w:pPr>
        </w:pPrChange>
      </w:pPr>
      <w:bookmarkStart w:colFirst="0" w:colLast="0" w:name="_itkhd184nha4" w:id="61"/>
      <w:bookmarkEnd w:id="61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التدريب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مرحلتين</w:t>
      </w:r>
    </w:p>
    <w:p w:rsidR="00000000" w:rsidDel="00000000" w:rsidP="00000000" w:rsidRDefault="00000000" w:rsidRPr="00000000" w14:paraId="0000015E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الأولى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إنشاء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الأوزان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لطبقة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الإسقاط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مرمز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50000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توصيف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الأفعال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المتخذة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التوقف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والانعطاف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... .</w:t>
      </w:r>
    </w:p>
    <w:p w:rsidR="00000000" w:rsidDel="00000000" w:rsidP="00000000" w:rsidRDefault="00000000" w:rsidRPr="00000000" w14:paraId="0000015F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الثانية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160">
      <w:pPr>
        <w:numPr>
          <w:ilvl w:val="0"/>
          <w:numId w:val="32"/>
        </w:numPr>
        <w:bidi w:val="1"/>
        <w:spacing w:after="16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التعليمات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الاجتماعية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LoRA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13000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حوار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61">
      <w:pPr>
        <w:numPr>
          <w:ilvl w:val="1"/>
          <w:numId w:val="32"/>
        </w:numPr>
        <w:bidi w:val="1"/>
        <w:spacing w:after="160" w:before="20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لسيناريو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وحوار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مرتبط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62">
      <w:pPr>
        <w:numPr>
          <w:ilvl w:val="1"/>
          <w:numId w:val="32"/>
        </w:numPr>
        <w:bidi w:val="1"/>
        <w:spacing w:after="160" w:before="20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حوارات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الإنسان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حوارات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الإنسان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الوكيل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سبيل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المثال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انعطف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التقاطع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التالي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السرعة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هنا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؟"</w:t>
      </w:r>
    </w:p>
    <w:p w:rsidR="00000000" w:rsidDel="00000000" w:rsidP="00000000" w:rsidRDefault="00000000" w:rsidRPr="00000000" w14:paraId="00000163">
      <w:pPr>
        <w:numPr>
          <w:ilvl w:val="1"/>
          <w:numId w:val="32"/>
        </w:numPr>
        <w:bidi w:val="1"/>
        <w:spacing w:after="160" w:before="20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أهداف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طويلة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المدى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للمخططين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تعليمات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السوبر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ماركت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يحتاج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كيفية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تقسيم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أفعال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أصغر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64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يجعل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يريده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الإنسان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المحادثة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الإجراءات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التدريجية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الإجراءات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الأولية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اللازمة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لتحقيقه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65">
      <w:pPr>
        <w:numPr>
          <w:ilvl w:val="0"/>
          <w:numId w:val="32"/>
        </w:numPr>
        <w:bidi w:val="1"/>
        <w:spacing w:after="16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التعليمات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المجسد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: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إنشاء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جديدة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محاكي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لإدراك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تراه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محيطها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المباشر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تسجيل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الطقس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والأجسام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القريبة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وبعدها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نهاية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الطريق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إشارات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وحالتها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حمراء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خضراء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وضعوها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قوالب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نصية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66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الأولى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كيفية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تحويل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الفيديو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الجزء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الثانية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كيفية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النوايا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البشرية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المحادثة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الجزء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الثاني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يجعل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يرسخ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فهمه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منظور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67">
      <w:pPr>
        <w:pStyle w:val="Heading3"/>
        <w:bidi w:val="1"/>
        <w:spacing w:line="259" w:lineRule="auto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6tg9onxhdcoi" w:id="62"/>
      <w:bookmarkEnd w:id="62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6.3.3 -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معايير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التقييم</w:t>
      </w:r>
    </w:p>
    <w:p w:rsidR="00000000" w:rsidDel="00000000" w:rsidP="00000000" w:rsidRDefault="00000000" w:rsidRPr="00000000" w14:paraId="00000168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النواحي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69">
      <w:pPr>
        <w:numPr>
          <w:ilvl w:val="0"/>
          <w:numId w:val="28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والأجوبة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والذي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نسبة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الإجابات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الصحيحة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ومدى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للمشهد</w:t>
      </w:r>
    </w:p>
    <w:p w:rsidR="00000000" w:rsidDel="00000000" w:rsidP="00000000" w:rsidRDefault="00000000" w:rsidRPr="00000000" w14:paraId="0000016A">
      <w:pPr>
        <w:numPr>
          <w:ilvl w:val="0"/>
          <w:numId w:val="28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التوصيف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النصي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CIDEr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SPICE</w:t>
      </w:r>
    </w:p>
    <w:p w:rsidR="00000000" w:rsidDel="00000000" w:rsidP="00000000" w:rsidRDefault="00000000" w:rsidRPr="00000000" w14:paraId="0000016B">
      <w:pPr>
        <w:numPr>
          <w:ilvl w:val="0"/>
          <w:numId w:val="28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الكائنات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الصور</w:t>
      </w:r>
    </w:p>
    <w:p w:rsidR="00000000" w:rsidDel="00000000" w:rsidP="00000000" w:rsidRDefault="00000000" w:rsidRPr="00000000" w14:paraId="0000016C">
      <w:pPr>
        <w:numPr>
          <w:ilvl w:val="0"/>
          <w:numId w:val="28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استنتاج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الإجراءات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الممكنة</w:t>
      </w:r>
    </w:p>
    <w:p w:rsidR="00000000" w:rsidDel="00000000" w:rsidP="00000000" w:rsidRDefault="00000000" w:rsidRPr="00000000" w14:paraId="0000016D">
      <w:pPr>
        <w:pStyle w:val="Heading3"/>
        <w:bidi w:val="1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kos7e71o1r02" w:id="63"/>
      <w:bookmarkEnd w:id="63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7.3.3-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النتائج</w:t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النموذج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QA 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CIDEr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SPICE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Grounding Accuracy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LLaVA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52.4%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59.3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23.1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48.2%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RoadDreamer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66.9%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83.5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29.4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70.6%</w:t>
            </w:r>
          </w:p>
        </w:tc>
      </w:tr>
    </w:tbl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           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 (3-2):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التقييم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bidi w:val="1"/>
        <w:spacing w:line="259" w:lineRule="auto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inrt2rcfxk7f" w:id="64"/>
      <w:bookmarkEnd w:id="64"/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التحديات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والمشاكل</w:t>
      </w:r>
    </w:p>
    <w:p w:rsidR="00000000" w:rsidDel="00000000" w:rsidP="00000000" w:rsidRDefault="00000000" w:rsidRPr="00000000" w14:paraId="00000180">
      <w:pPr>
        <w:bidi w:val="1"/>
        <w:spacing w:after="16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الرغم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الجيد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البحثين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السابقين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قادرا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81">
      <w:pPr>
        <w:numPr>
          <w:ilvl w:val="0"/>
          <w:numId w:val="29"/>
        </w:numPr>
        <w:bidi w:val="1"/>
        <w:spacing w:after="16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وقت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استدلال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مقبول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يستغرق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وقت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طويلا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المعلومات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واتخاذ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القرارات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الاستجابة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يضر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الآنية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82">
      <w:pPr>
        <w:numPr>
          <w:ilvl w:val="0"/>
          <w:numId w:val="29"/>
        </w:numPr>
        <w:bidi w:val="1"/>
        <w:spacing w:after="16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  <w:u w:val="none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ضعيفة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تجعل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الأبحاث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قابلة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للتطبيق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فعليا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</w:p>
    <w:p w:rsidR="00000000" w:rsidDel="00000000" w:rsidP="00000000" w:rsidRDefault="00000000" w:rsidRPr="00000000" w14:paraId="00000183">
      <w:pPr>
        <w:numPr>
          <w:ilvl w:val="0"/>
          <w:numId w:val="29"/>
        </w:numPr>
        <w:bidi w:val="1"/>
        <w:spacing w:after="16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متوازنة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تغطي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لتعليم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جميع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المواقف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بالتساوي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يؤدي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تحيزات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ضعف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السيناريوهات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الممثلة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تمثيلا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84">
      <w:pPr>
        <w:numPr>
          <w:ilvl w:val="0"/>
          <w:numId w:val="29"/>
        </w:numPr>
        <w:bidi w:val="1"/>
        <w:spacing w:after="16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بصري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محدود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يرى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العالم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المرئي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يفسره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مثالي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؛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وقد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يغفل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يسيء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الإشارات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البصرية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المهمة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85">
      <w:pPr>
        <w:numPr>
          <w:ilvl w:val="0"/>
          <w:numId w:val="29"/>
        </w:numPr>
        <w:bidi w:val="1"/>
        <w:spacing w:after="16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التفاعلات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متعددة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الأدوار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يواجه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صعوبة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المحادثات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الطويلة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والمتبادلة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يؤدي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فقدان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الاتساق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86">
      <w:pPr>
        <w:pStyle w:val="Heading2"/>
        <w:bidi w:val="1"/>
        <w:spacing w:after="160" w:lineRule="auto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5uhz8za02to7" w:id="65"/>
      <w:bookmarkEnd w:id="65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4.3-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تتبع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شبيه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بالإنسان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التعلم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المعزز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العميق</w:t>
      </w:r>
    </w:p>
    <w:p w:rsidR="00000000" w:rsidDel="00000000" w:rsidP="00000000" w:rsidRDefault="00000000" w:rsidRPr="00000000" w14:paraId="00000187">
      <w:pPr>
        <w:bidi w:val="1"/>
        <w:spacing w:after="240" w:before="24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البحث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ذكي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لتخطيط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الطبيعية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88">
      <w:pPr>
        <w:bidi w:val="1"/>
        <w:spacing w:after="240" w:before="24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يعتمد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المعزز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العميق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لتعليم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كيفية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اتخاذ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لعناصر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السرعة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الفجوة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والسرعة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النسبية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الأمامية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89">
      <w:pPr>
        <w:pStyle w:val="Heading3"/>
        <w:bidi w:val="1"/>
        <w:spacing w:after="240" w:before="240" w:lineRule="auto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hldmqzljmf3r" w:id="66"/>
      <w:bookmarkEnd w:id="66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1.4.3-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بنية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المقترح</w:t>
      </w:r>
    </w:p>
    <w:p w:rsidR="00000000" w:rsidDel="00000000" w:rsidP="00000000" w:rsidRDefault="00000000" w:rsidRPr="00000000" w14:paraId="0000018A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وكيل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معزز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خوارزمية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DDPG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خوارزمية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تنتمي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السياسة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المثلى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لإنتاج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أفعال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مستمرة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لتحقيق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أكبر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مكافأة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تراكمية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ممكنة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وتتكون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8B">
      <w:pPr>
        <w:numPr>
          <w:ilvl w:val="0"/>
          <w:numId w:val="42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Network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تتنبأ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بالتسارع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المطلوب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8C">
      <w:pPr>
        <w:numPr>
          <w:ilvl w:val="0"/>
          <w:numId w:val="42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Network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جودة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والمكافأة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المتوقعة</w:t>
      </w:r>
    </w:p>
    <w:p w:rsidR="00000000" w:rsidDel="00000000" w:rsidP="00000000" w:rsidRDefault="00000000" w:rsidRPr="00000000" w14:paraId="0000018D">
      <w:pPr>
        <w:numPr>
          <w:ilvl w:val="0"/>
          <w:numId w:val="42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Replay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Buffer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ذاكرة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تخزن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النتائج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السابقة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reward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next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18E">
      <w:pPr>
        <w:numPr>
          <w:ilvl w:val="0"/>
          <w:numId w:val="42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Target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Network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نسخ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مكررة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تحديثها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تدريجيا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لتحقيق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استقرار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التدريب</w:t>
      </w:r>
    </w:p>
    <w:p w:rsidR="00000000" w:rsidDel="00000000" w:rsidP="00000000" w:rsidRDefault="00000000" w:rsidRPr="00000000" w14:paraId="0000018F">
      <w:pPr>
        <w:pStyle w:val="Heading3"/>
        <w:bidi w:val="1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qfly6nrjrfo" w:id="67"/>
      <w:bookmarkEnd w:id="67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2.4.3-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آلية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عمل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الخوارزمية</w:t>
      </w:r>
    </w:p>
    <w:p w:rsidR="00000000" w:rsidDel="00000000" w:rsidP="00000000" w:rsidRDefault="00000000" w:rsidRPr="00000000" w14:paraId="00000190">
      <w:pPr>
        <w:numPr>
          <w:ilvl w:val="0"/>
          <w:numId w:val="34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التهيئة</w:t>
      </w:r>
    </w:p>
    <w:p w:rsidR="00000000" w:rsidDel="00000000" w:rsidP="00000000" w:rsidRDefault="00000000" w:rsidRPr="00000000" w14:paraId="00000191">
      <w:pPr>
        <w:numPr>
          <w:ilvl w:val="1"/>
          <w:numId w:val="34"/>
        </w:numPr>
        <w:bidi w:val="1"/>
        <w:ind w:left="144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تهيئة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شبكتي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Actor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Critic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الرئيسيتين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92">
      <w:pPr>
        <w:numPr>
          <w:ilvl w:val="1"/>
          <w:numId w:val="34"/>
        </w:numPr>
        <w:bidi w:val="1"/>
        <w:ind w:left="144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تهيئة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شبكتي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Target Actor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Target Critic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بنسخ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الشبكات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الأصلية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93">
      <w:pPr>
        <w:numPr>
          <w:ilvl w:val="1"/>
          <w:numId w:val="34"/>
        </w:numPr>
        <w:bidi w:val="1"/>
        <w:ind w:left="144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إنشاء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Replay Buffer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94">
      <w:pPr>
        <w:bidi w:val="1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41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التفاعل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أجل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حلقة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تدريبية</w:t>
      </w:r>
    </w:p>
    <w:p w:rsidR="00000000" w:rsidDel="00000000" w:rsidP="00000000" w:rsidRDefault="00000000" w:rsidRPr="00000000" w14:paraId="00000196">
      <w:pPr>
        <w:numPr>
          <w:ilvl w:val="1"/>
          <w:numId w:val="41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الحصول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الحالية</w:t>
      </w:r>
    </w:p>
    <w:p w:rsidR="00000000" w:rsidDel="00000000" w:rsidP="00000000" w:rsidRDefault="00000000" w:rsidRPr="00000000" w14:paraId="00000197">
      <w:pPr>
        <w:numPr>
          <w:ilvl w:val="1"/>
          <w:numId w:val="41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اختيار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المطلوب</w:t>
      </w:r>
    </w:p>
    <w:p w:rsidR="00000000" w:rsidDel="00000000" w:rsidP="00000000" w:rsidRDefault="00000000" w:rsidRPr="00000000" w14:paraId="00000198">
      <w:pPr>
        <w:numPr>
          <w:ilvl w:val="1"/>
          <w:numId w:val="41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تنفيذ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والحصول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المكافأة</w:t>
      </w:r>
    </w:p>
    <w:p w:rsidR="00000000" w:rsidDel="00000000" w:rsidP="00000000" w:rsidRDefault="00000000" w:rsidRPr="00000000" w14:paraId="00000199">
      <w:pPr>
        <w:numPr>
          <w:ilvl w:val="1"/>
          <w:numId w:val="41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الانتقال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التالية</w:t>
      </w:r>
    </w:p>
    <w:p w:rsidR="00000000" w:rsidDel="00000000" w:rsidP="00000000" w:rsidRDefault="00000000" w:rsidRPr="00000000" w14:paraId="0000019A">
      <w:pPr>
        <w:numPr>
          <w:ilvl w:val="1"/>
          <w:numId w:val="41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تخزين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التجربة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replay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buffer</w:t>
      </w:r>
    </w:p>
    <w:p w:rsidR="00000000" w:rsidDel="00000000" w:rsidP="00000000" w:rsidRDefault="00000000" w:rsidRPr="00000000" w14:paraId="0000019B">
      <w:pPr>
        <w:bidi w:val="1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3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عينات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replay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buffer</w:t>
      </w:r>
    </w:p>
    <w:p w:rsidR="00000000" w:rsidDel="00000000" w:rsidP="00000000" w:rsidRDefault="00000000" w:rsidRPr="00000000" w14:paraId="0000019D">
      <w:pPr>
        <w:numPr>
          <w:ilvl w:val="1"/>
          <w:numId w:val="3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اختيار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mini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buffer</w:t>
      </w:r>
    </w:p>
    <w:p w:rsidR="00000000" w:rsidDel="00000000" w:rsidP="00000000" w:rsidRDefault="00000000" w:rsidRPr="00000000" w14:paraId="0000019E">
      <w:pPr>
        <w:numPr>
          <w:ilvl w:val="1"/>
          <w:numId w:val="3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حساب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critic</w:t>
      </w:r>
    </w:p>
    <w:p w:rsidR="00000000" w:rsidDel="00000000" w:rsidP="00000000" w:rsidRDefault="00000000" w:rsidRPr="00000000" w14:paraId="0000019F">
      <w:pPr>
        <w:numPr>
          <w:ilvl w:val="1"/>
          <w:numId w:val="3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شبكة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الخطأ</w:t>
      </w:r>
    </w:p>
    <w:p w:rsidR="00000000" w:rsidDel="00000000" w:rsidP="00000000" w:rsidRDefault="00000000" w:rsidRPr="00000000" w14:paraId="000001A0">
      <w:pPr>
        <w:numPr>
          <w:ilvl w:val="1"/>
          <w:numId w:val="3"/>
        </w:numPr>
        <w:bidi w:val="1"/>
        <w:ind w:left="1440" w:hanging="360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تحديث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شبكة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actor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التدرج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العكسي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195263</wp:posOffset>
            </wp:positionH>
            <wp:positionV relativeFrom="paragraph">
              <wp:posOffset>300986</wp:posOffset>
            </wp:positionV>
            <wp:extent cx="5553075" cy="3762375"/>
            <wp:effectExtent b="0" l="0" r="0" t="0"/>
            <wp:wrapTopAndBottom distB="114300" distT="11430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149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62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1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       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(3-5):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توضيح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لآلية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عمل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الخوارزمية</w:t>
      </w:r>
    </w:p>
    <w:p w:rsidR="00000000" w:rsidDel="00000000" w:rsidP="00000000" w:rsidRDefault="00000000" w:rsidRPr="00000000" w14:paraId="000001A2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اقتراح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ثلاث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نسخ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منه</w:t>
      </w:r>
    </w:p>
    <w:p w:rsidR="00000000" w:rsidDel="00000000" w:rsidP="00000000" w:rsidRDefault="00000000" w:rsidRPr="00000000" w14:paraId="000001A5">
      <w:pPr>
        <w:numPr>
          <w:ilvl w:val="0"/>
          <w:numId w:val="31"/>
        </w:numPr>
        <w:bidi w:val="1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DDPGv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1"/>
          <w:numId w:val="31"/>
        </w:numPr>
        <w:bidi w:val="1"/>
        <w:spacing w:after="0" w:afterAutospacing="0"/>
        <w:ind w:left="1440" w:hanging="360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يعتمد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الفرق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السرعة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المحاكاة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والسرعة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الملاحظة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تتنبأ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بالتسارع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المطلوب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التابعة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A8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جودة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والمكافأة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المتوقعة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A9">
      <w:pPr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DDPGvRT</w:t>
      </w:r>
    </w:p>
    <w:p w:rsidR="00000000" w:rsidDel="00000000" w:rsidP="00000000" w:rsidRDefault="00000000" w:rsidRPr="00000000" w14:paraId="000001AA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DDPGv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تأخذ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البشري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الحسبان</w:t>
      </w:r>
    </w:p>
    <w:p w:rsidR="00000000" w:rsidDel="00000000" w:rsidP="00000000" w:rsidRDefault="00000000" w:rsidRPr="00000000" w14:paraId="000001AB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تسلسل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والحالية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كمدخلات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النموذج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الديناميكي</w:t>
      </w:r>
    </w:p>
    <w:p w:rsidR="00000000" w:rsidDel="00000000" w:rsidP="00000000" w:rsidRDefault="00000000" w:rsidRPr="00000000" w14:paraId="000001AC">
      <w:pPr>
        <w:numPr>
          <w:ilvl w:val="0"/>
          <w:numId w:val="31"/>
        </w:numPr>
        <w:bidi w:val="1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DDPGs</w:t>
      </w:r>
    </w:p>
    <w:p w:rsidR="00000000" w:rsidDel="00000000" w:rsidP="00000000" w:rsidRDefault="00000000" w:rsidRPr="00000000" w14:paraId="000001AD">
      <w:pPr>
        <w:numPr>
          <w:ilvl w:val="1"/>
          <w:numId w:val="31"/>
        </w:numPr>
        <w:bidi w:val="1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للمكافأة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bidi w:val="1"/>
        <w:spacing w:after="240" w:before="240" w:lineRule="auto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rf8jhmgacc6h" w:id="68"/>
      <w:bookmarkEnd w:id="68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3.4.3-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المستخدمة</w:t>
      </w:r>
    </w:p>
    <w:p w:rsidR="00000000" w:rsidDel="00000000" w:rsidP="00000000" w:rsidRDefault="00000000" w:rsidRPr="00000000" w14:paraId="000001AF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خمس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قادت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مدى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161000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تتألف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B0">
      <w:pPr>
        <w:numPr>
          <w:ilvl w:val="0"/>
          <w:numId w:val="9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GPS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عالية</w:t>
      </w:r>
    </w:p>
    <w:p w:rsidR="00000000" w:rsidDel="00000000" w:rsidP="00000000" w:rsidRDefault="00000000" w:rsidRPr="00000000" w14:paraId="000001B1">
      <w:pPr>
        <w:numPr>
          <w:ilvl w:val="0"/>
          <w:numId w:val="9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السرعة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والتسارع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المحورين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y</w:t>
      </w:r>
    </w:p>
    <w:p w:rsidR="00000000" w:rsidDel="00000000" w:rsidP="00000000" w:rsidRDefault="00000000" w:rsidRPr="00000000" w14:paraId="000001B2">
      <w:pPr>
        <w:numPr>
          <w:ilvl w:val="0"/>
          <w:numId w:val="9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الزاوية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التوجيهية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للمقود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ودواسة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الوقود</w:t>
      </w:r>
    </w:p>
    <w:p w:rsidR="00000000" w:rsidDel="00000000" w:rsidP="00000000" w:rsidRDefault="00000000" w:rsidRPr="00000000" w14:paraId="000001B3">
      <w:pPr>
        <w:numPr>
          <w:ilvl w:val="0"/>
          <w:numId w:val="9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رادار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لقياس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المسافات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والسرعات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للمركبات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المحيطة</w:t>
      </w:r>
    </w:p>
    <w:p w:rsidR="00000000" w:rsidDel="00000000" w:rsidP="00000000" w:rsidRDefault="00000000" w:rsidRPr="00000000" w14:paraId="000001B4">
      <w:pPr>
        <w:numPr>
          <w:ilvl w:val="0"/>
          <w:numId w:val="9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4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كاميرات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الجوانب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الأربعة</w:t>
      </w:r>
    </w:p>
    <w:p w:rsidR="00000000" w:rsidDel="00000000" w:rsidP="00000000" w:rsidRDefault="00000000" w:rsidRPr="00000000" w14:paraId="000001B5">
      <w:pPr>
        <w:numPr>
          <w:ilvl w:val="0"/>
          <w:numId w:val="9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  <w:u w:val="none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تصنيف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سائقين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عدائين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سائقين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محافظين</w:t>
      </w:r>
    </w:p>
    <w:p w:rsidR="00000000" w:rsidDel="00000000" w:rsidP="00000000" w:rsidRDefault="00000000" w:rsidRPr="00000000" w14:paraId="000001B6">
      <w:pPr>
        <w:pStyle w:val="Heading3"/>
        <w:bidi w:val="1"/>
        <w:spacing w:after="240" w:before="240" w:lineRule="auto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3l2l5aeqseuh" w:id="69"/>
      <w:bookmarkEnd w:id="69"/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0"/>
        </w:rPr>
        <w:t xml:space="preserve">4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.4.3-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التدريب</w:t>
      </w:r>
    </w:p>
    <w:p w:rsidR="00000000" w:rsidDel="00000000" w:rsidP="00000000" w:rsidRDefault="00000000" w:rsidRPr="00000000" w14:paraId="000001B7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مرحلتين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numPr>
          <w:ilvl w:val="0"/>
          <w:numId w:val="20"/>
        </w:numPr>
        <w:bidi w:val="1"/>
        <w:spacing w:after="0" w:afterAutospacing="0" w:before="240" w:lineRule="auto"/>
        <w:ind w:left="720" w:hanging="360"/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1"/>
        </w:rPr>
        <w:t xml:space="preserve">التدريب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المسبق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0"/>
        </w:rPr>
        <w:t xml:space="preserve">(Pre-training):</w:t>
      </w:r>
    </w:p>
    <w:p w:rsidR="00000000" w:rsidDel="00000000" w:rsidP="00000000" w:rsidRDefault="00000000" w:rsidRPr="00000000" w14:paraId="000001B9">
      <w:pPr>
        <w:numPr>
          <w:ilvl w:val="1"/>
          <w:numId w:val="20"/>
        </w:numPr>
        <w:bidi w:val="1"/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فترات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تتابعية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20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سائقا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اختيارها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عشوائي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قاعدة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BA">
      <w:pPr>
        <w:numPr>
          <w:ilvl w:val="1"/>
          <w:numId w:val="20"/>
        </w:numPr>
        <w:bidi w:val="1"/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الهدف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العلاقات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السرعة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والفجوة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وتوليد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سياسات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تسارع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واقعية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BB">
      <w:pPr>
        <w:numPr>
          <w:ilvl w:val="1"/>
          <w:numId w:val="20"/>
        </w:numPr>
        <w:bidi w:val="1"/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النتيجة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مهيأ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تتبع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الحركية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لاحظة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BC">
      <w:pPr>
        <w:numPr>
          <w:ilvl w:val="0"/>
          <w:numId w:val="20"/>
        </w:numPr>
        <w:bidi w:val="1"/>
        <w:spacing w:after="0" w:afterAutospacing="0" w:before="0" w:beforeAutospacing="0" w:lineRule="auto"/>
        <w:ind w:left="720" w:hanging="360"/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1"/>
        </w:rPr>
        <w:t xml:space="preserve">الضبط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1"/>
        </w:rPr>
        <w:t xml:space="preserve">الدقيق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0"/>
        </w:rPr>
        <w:t xml:space="preserve">Fine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0"/>
        </w:rPr>
        <w:t xml:space="preserve">tuning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1"/>
        </w:rPr>
        <w:t xml:space="preserve">لكل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1"/>
        </w:rPr>
        <w:t xml:space="preserve">سائق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i w:val="0"/>
          <w:color w:val="00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BD">
      <w:pPr>
        <w:numPr>
          <w:ilvl w:val="1"/>
          <w:numId w:val="20"/>
        </w:numPr>
        <w:bidi w:val="1"/>
        <w:spacing w:after="0" w:afterAutospacing="0" w:before="0" w:beforeAutospacing="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إعادة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نفسه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سائق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BE">
      <w:pPr>
        <w:numPr>
          <w:ilvl w:val="1"/>
          <w:numId w:val="20"/>
        </w:numPr>
        <w:bidi w:val="1"/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الهدف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اختبار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قدرة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التكيف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أنماط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فردية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BF">
      <w:pPr>
        <w:numPr>
          <w:ilvl w:val="1"/>
          <w:numId w:val="20"/>
        </w:numPr>
        <w:bidi w:val="1"/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النتيجة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انخفاض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ملحوظ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الخطأ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دورات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يثبت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قابلية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التكيف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C0">
      <w:pPr>
        <w:pStyle w:val="Heading3"/>
        <w:bidi w:val="1"/>
        <w:spacing w:after="240" w:before="240" w:lineRule="auto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kcwa2zcydt3x" w:id="70"/>
      <w:bookmarkEnd w:id="70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5.4.3-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معايير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التقييم</w:t>
      </w:r>
    </w:p>
    <w:p w:rsidR="00000000" w:rsidDel="00000000" w:rsidP="00000000" w:rsidRDefault="00000000" w:rsidRPr="00000000" w14:paraId="000001C1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RMSPE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للمقارنة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الحقيقية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حسابه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والسرعة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المكافأة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تقليص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الفروقات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والواقعية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وكانت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C2">
      <w:pPr>
        <w:numPr>
          <w:ilvl w:val="0"/>
          <w:numId w:val="23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DDPGS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تعتمد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المسافة</w:t>
      </w:r>
    </w:p>
    <w:p w:rsidR="00000000" w:rsidDel="00000000" w:rsidP="00000000" w:rsidRDefault="00000000" w:rsidRPr="00000000" w14:paraId="000001C3">
      <w:pPr>
        <w:numPr>
          <w:ilvl w:val="0"/>
          <w:numId w:val="23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DDPGv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تعتمد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الفرق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السرعة</w:t>
      </w:r>
    </w:p>
    <w:p w:rsidR="00000000" w:rsidDel="00000000" w:rsidP="00000000" w:rsidRDefault="00000000" w:rsidRPr="00000000" w14:paraId="000001C4">
      <w:pPr>
        <w:numPr>
          <w:ilvl w:val="0"/>
          <w:numId w:val="23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DDPGvRT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تعتمد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السرعة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تأخير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زمني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قدره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ثانية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واحدة</w:t>
      </w:r>
    </w:p>
    <w:p w:rsidR="00000000" w:rsidDel="00000000" w:rsidP="00000000" w:rsidRDefault="00000000" w:rsidRPr="00000000" w14:paraId="000001C5">
      <w:pPr>
        <w:pStyle w:val="Heading3"/>
        <w:bidi w:val="1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rl1drfd0nyko" w:id="71"/>
      <w:bookmarkEnd w:id="71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6.4.3-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النتائج</w:t>
      </w:r>
    </w:p>
    <w:p w:rsidR="00000000" w:rsidDel="00000000" w:rsidP="00000000" w:rsidRDefault="00000000" w:rsidRPr="00000000" w14:paraId="000001C6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DDPGvRT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حقق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أفضل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بخطأ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18%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وخطأ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5%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السرعة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C7">
      <w:pPr>
        <w:pStyle w:val="Heading2"/>
        <w:bidi w:val="1"/>
        <w:spacing w:after="240" w:before="240" w:lineRule="auto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kwlbadwbu8dt" w:id="72"/>
      <w:bookmarkEnd w:id="72"/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المشاكل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واجهها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البحث</w:t>
      </w:r>
    </w:p>
    <w:p w:rsidR="00000000" w:rsidDel="00000000" w:rsidP="00000000" w:rsidRDefault="00000000" w:rsidRPr="00000000" w14:paraId="000001C8">
      <w:pPr>
        <w:keepNext w:val="0"/>
        <w:keepLines w:val="0"/>
        <w:bidi w:val="1"/>
        <w:spacing w:after="240" w:before="24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الاعتماد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البشرية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الواقعية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يؤدي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سلوكيات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خاطئة</w:t>
      </w:r>
    </w:p>
    <w:p w:rsidR="00000000" w:rsidDel="00000000" w:rsidP="00000000" w:rsidRDefault="00000000" w:rsidRPr="00000000" w14:paraId="000001C9">
      <w:pPr>
        <w:pStyle w:val="Heading3"/>
        <w:keepNext w:val="0"/>
        <w:keepLines w:val="0"/>
        <w:bidi w:val="1"/>
        <w:spacing w:after="80" w:before="280" w:lineRule="auto"/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</w:rPr>
      </w:pPr>
      <w:bookmarkStart w:colFirst="0" w:colLast="0" w:name="_fvs8zaaq39nr" w:id="73"/>
      <w:bookmarkEnd w:id="73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2.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السلامة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0"/>
        </w:rPr>
        <w:t xml:space="preserve">Safety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لم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التعامل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معها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مباشر</w:t>
      </w:r>
    </w:p>
    <w:p w:rsidR="00000000" w:rsidDel="00000000" w:rsidP="00000000" w:rsidRDefault="00000000" w:rsidRPr="00000000" w14:paraId="000001CA">
      <w:pPr>
        <w:numPr>
          <w:ilvl w:val="0"/>
          <w:numId w:val="11"/>
        </w:numPr>
        <w:bidi w:val="1"/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يرك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السلوك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البشري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وليس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تجن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الحوادث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CB">
      <w:pPr>
        <w:bidi w:val="1"/>
        <w:spacing w:after="240" w:before="240" w:lineRule="auto"/>
        <w:ind w:left="0" w:firstLine="0"/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3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ضعف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التعميم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أنماط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قيادة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28"/>
          <w:szCs w:val="28"/>
          <w:rtl w:val="1"/>
        </w:rPr>
        <w:t xml:space="preserve">مختلفة</w:t>
      </w:r>
    </w:p>
    <w:p w:rsidR="00000000" w:rsidDel="00000000" w:rsidP="00000000" w:rsidRDefault="00000000" w:rsidRPr="00000000" w14:paraId="000001CC">
      <w:pPr>
        <w:numPr>
          <w:ilvl w:val="0"/>
          <w:numId w:val="38"/>
        </w:numPr>
        <w:bidi w:val="1"/>
        <w:spacing w:after="240" w:before="240" w:line="276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بالرغم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يتفوق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تعميمه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جديدة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الاختلاف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السائقين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زيادة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الخطأ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CD">
      <w:pPr>
        <w:pStyle w:val="Heading2"/>
        <w:bidi w:val="1"/>
        <w:spacing w:after="240" w:before="240" w:line="276" w:lineRule="auto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gnpm9rrv8w5q" w:id="74"/>
      <w:bookmarkEnd w:id="74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5.3-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دمج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متجه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مستوى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الكائن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القابلة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للتفسير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تمكين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LLMs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اتخاذ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قرارات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قابلة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للتفسير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دمج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الرقمية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مباشرة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تحقيق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الموقف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ليقوم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بدوره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بتوليد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الإجراءات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الواجب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اتخاذها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التسارع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والفرملة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شرح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سبب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يعزز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الثقة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الراكب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</w:p>
    <w:p w:rsidR="00000000" w:rsidDel="00000000" w:rsidP="00000000" w:rsidRDefault="00000000" w:rsidRPr="00000000" w14:paraId="000001CF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kv78z7c3p0z0" w:id="75"/>
      <w:bookmarkEnd w:id="75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1.5.3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مرم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ز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الأشعة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0"/>
        </w:rPr>
        <w:t xml:space="preserve">Vector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0"/>
        </w:rPr>
        <w:t xml:space="preserve">Encoder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)</w:t>
      </w:r>
    </w:p>
    <w:p w:rsidR="00000000" w:rsidDel="00000000" w:rsidP="00000000" w:rsidRDefault="00000000" w:rsidRPr="00000000" w14:paraId="000001D1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الأولية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يستقبل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أربعة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أنواع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الشعاعية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route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المجاورة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vehicles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pedestrians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ego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5vwnet4xkgax" w:id="76"/>
      <w:bookmarkEnd w:id="76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2.5.3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مشك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ل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الأشعة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 (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0"/>
        </w:rPr>
        <w:t xml:space="preserve">Vector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0"/>
        </w:rPr>
        <w:t xml:space="preserve">Former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)</w:t>
      </w:r>
    </w:p>
    <w:p w:rsidR="00000000" w:rsidDel="00000000" w:rsidP="00000000" w:rsidRDefault="00000000" w:rsidRPr="00000000" w14:paraId="000001D3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الحصول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التمثيل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إرساله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دعى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Vector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Former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قائمة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معمارية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المحولات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Transformer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وظيفة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التمثيل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المدخل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إليها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وتحويله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صيغة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نهائية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متوافقة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D4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30"/>
          <w:szCs w:val="30"/>
        </w:rPr>
      </w:pPr>
      <w:bookmarkStart w:colFirst="0" w:colLast="0" w:name="_n66m4e6v1uw4" w:id="77"/>
      <w:bookmarkEnd w:id="77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1"/>
        </w:rPr>
        <w:t xml:space="preserve">3.5.3 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1"/>
        </w:rPr>
        <w:t xml:space="preserve">التكيف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1"/>
        </w:rPr>
        <w:t xml:space="preserve">المنخفض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1"/>
        </w:rPr>
        <w:t xml:space="preserve">  (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0"/>
        </w:rPr>
        <w:t xml:space="preserve">LLM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0"/>
        </w:rPr>
        <w:t xml:space="preserve">with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0"/>
        </w:rPr>
        <w:t xml:space="preserve">LoRA</w:t>
      </w:r>
      <w:r w:rsidDel="00000000" w:rsidR="00000000" w:rsidRPr="00000000">
        <w:rPr>
          <w:rFonts w:ascii="Traditional Arabic" w:cs="Traditional Arabic" w:eastAsia="Traditional Arabic" w:hAnsi="Traditional Arabic"/>
          <w:sz w:val="30"/>
          <w:szCs w:val="30"/>
          <w:rtl w:val="1"/>
        </w:rPr>
        <w:t xml:space="preserve">)</w:t>
      </w:r>
    </w:p>
    <w:p w:rsidR="00000000" w:rsidDel="00000000" w:rsidP="00000000" w:rsidRDefault="00000000" w:rsidRPr="00000000" w14:paraId="000001D6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الحاسمة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دمج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التضمين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الشعاعي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الناتج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الـ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Vector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Former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تضمين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الأمر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النصي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prompt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embedding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أدخله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إدخال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التضمينين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كبير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مدرب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مسبقا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والذي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تكييفه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مهمة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LoRA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Low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Rank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Adaptation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تسمح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التقنية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بتعديل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سلوك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إعادة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أوزانه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حاسوبية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هائلة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D7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بتحليل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بتوليد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استجابة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نصية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متكاملة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تحليل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الاستجابة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لاستخلاص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D8">
      <w:pPr>
        <w:numPr>
          <w:ilvl w:val="0"/>
          <w:numId w:val="6"/>
        </w:numPr>
        <w:bidi w:val="1"/>
        <w:spacing w:after="0" w:afterAutospacing="0" w:line="276" w:lineRule="auto"/>
        <w:ind w:left="1440" w:hanging="36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أوامر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التحكم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رقمية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دقيقة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نسبة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التسارع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وقوة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المكابح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زاوية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عجلة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D9">
      <w:pPr>
        <w:numPr>
          <w:ilvl w:val="0"/>
          <w:numId w:val="6"/>
        </w:numPr>
        <w:bidi w:val="1"/>
        <w:spacing w:after="0" w:afterAutospacing="0" w:line="276" w:lineRule="auto"/>
        <w:ind w:left="1440" w:hanging="36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شرح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منطقي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للقرار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الطبيعية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يوضح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سبب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اتخاذ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الأفعال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سأقوم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بالفرملة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هناك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يعبرون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الطريق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أمامي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").</w:t>
      </w:r>
    </w:p>
    <w:p w:rsidR="00000000" w:rsidDel="00000000" w:rsidP="00000000" w:rsidRDefault="00000000" w:rsidRPr="00000000" w14:paraId="000001DA">
      <w:pPr>
        <w:numPr>
          <w:ilvl w:val="0"/>
          <w:numId w:val="6"/>
        </w:numPr>
        <w:bidi w:val="1"/>
        <w:spacing w:after="200" w:line="276" w:lineRule="auto"/>
        <w:ind w:left="1440" w:hanging="36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توليد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عينة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المرتبط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والإجابة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عليها</w:t>
      </w:r>
    </w:p>
    <w:p w:rsidR="00000000" w:rsidDel="00000000" w:rsidP="00000000" w:rsidRDefault="00000000" w:rsidRPr="00000000" w14:paraId="000001DB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وبهذا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يكتفي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باتخاذ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فحسب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أيضا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تفسيرا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منطقيا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يحقق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الأساسي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للبحث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التمتع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بموثوقية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DC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rwi1hsakfk0i" w:id="78"/>
      <w:bookmarkEnd w:id="78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4.5.3-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التدريب</w:t>
      </w:r>
    </w:p>
    <w:p w:rsidR="00000000" w:rsidDel="00000000" w:rsidP="00000000" w:rsidRDefault="00000000" w:rsidRPr="00000000" w14:paraId="000001DE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لائحة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1DF">
      <w:pPr>
        <w:bidi w:val="1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13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لائحة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أشعة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المحيطة</w:t>
      </w:r>
    </w:p>
    <w:p w:rsidR="00000000" w:rsidDel="00000000" w:rsidP="00000000" w:rsidRDefault="00000000" w:rsidRPr="00000000" w14:paraId="000001E1">
      <w:pPr>
        <w:numPr>
          <w:ilvl w:val="0"/>
          <w:numId w:val="13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شعاع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E2">
      <w:pPr>
        <w:numPr>
          <w:ilvl w:val="0"/>
          <w:numId w:val="13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لائحة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E3">
      <w:pPr>
        <w:numPr>
          <w:ilvl w:val="0"/>
          <w:numId w:val="15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الطريق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الواجب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سلوكه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E4">
      <w:pPr>
        <w:numPr>
          <w:ilvl w:val="0"/>
          <w:numId w:val="15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التوصيف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النصي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يعبر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الشعاعية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والذي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يحتوي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الواجب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اتخاذه</w:t>
      </w:r>
    </w:p>
    <w:p w:rsidR="00000000" w:rsidDel="00000000" w:rsidP="00000000" w:rsidRDefault="00000000" w:rsidRPr="00000000" w14:paraId="000001E5">
      <w:pPr>
        <w:numPr>
          <w:ilvl w:val="0"/>
          <w:numId w:val="15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وأجوبة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مرتبطة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بمشهد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</w:p>
    <w:p w:rsidR="00000000" w:rsidDel="00000000" w:rsidP="00000000" w:rsidRDefault="00000000" w:rsidRPr="00000000" w14:paraId="000001E6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6ydpb1oj74lj" w:id="79"/>
      <w:bookmarkEnd w:id="79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5.5.3-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النموذج</w:t>
      </w:r>
    </w:p>
    <w:p w:rsidR="00000000" w:rsidDel="00000000" w:rsidP="00000000" w:rsidRDefault="00000000" w:rsidRPr="00000000" w14:paraId="000001E7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مرحلتين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E8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الأولى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E9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الأولي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الشعاعية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Vector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Representation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Pre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training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):</w:t>
      </w:r>
    </w:p>
    <w:p w:rsidR="00000000" w:rsidDel="00000000" w:rsidP="00000000" w:rsidRDefault="00000000" w:rsidRPr="00000000" w14:paraId="000001EA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الأساسي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كيفية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المدخلات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الرقمية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وسرعتهم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طريق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الرقمية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بأوصاف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نصية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EB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تجميد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الأجزاء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المسؤولة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تحويل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الأشعة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يجبر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كيفية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ترجمة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الأرقام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فهمه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EC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الضبط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الدقيق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للإجابة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Driving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QA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Finetuning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):</w:t>
      </w:r>
    </w:p>
    <w:p w:rsidR="00000000" w:rsidDel="00000000" w:rsidP="00000000" w:rsidRDefault="00000000" w:rsidRPr="00000000" w14:paraId="000001EE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أصبح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المدخلات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الرقمية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الأولى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المهام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النهائية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هنا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غنية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تحتوي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سيناريوهات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ستفعل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الآن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ولماذا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؟")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وإجاباتها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أوامر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التحكم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الدقيقة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التسارع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الفرملة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التوجيه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بأكمله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تحديثات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طفيفة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LoRA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التفكير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الموقف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والإجابة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منطقي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وتوليد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الأوامر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الصحيحة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EF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(3-6):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2387600"/>
            <wp:effectExtent b="0" l="0" r="0" t="0"/>
            <wp:wrapTopAndBottom distB="114300" distT="11430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8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eh45j9xjnx7j" w:id="80"/>
      <w:bookmarkEnd w:id="80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6.5.3-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معايير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التقييم</w:t>
      </w:r>
    </w:p>
    <w:p w:rsidR="00000000" w:rsidDel="00000000" w:rsidP="00000000" w:rsidRDefault="00000000" w:rsidRPr="00000000" w14:paraId="000001F9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توصيف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المتخذ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FA">
      <w:pPr>
        <w:numPr>
          <w:ilvl w:val="0"/>
          <w:numId w:val="2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حساب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الخطأ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وعدد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المشاة</w:t>
      </w:r>
    </w:p>
    <w:p w:rsidR="00000000" w:rsidDel="00000000" w:rsidP="00000000" w:rsidRDefault="00000000" w:rsidRPr="00000000" w14:paraId="000001FB">
      <w:pPr>
        <w:numPr>
          <w:ilvl w:val="0"/>
          <w:numId w:val="2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حساب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إشارة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والخطأ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بعدها</w:t>
      </w:r>
    </w:p>
    <w:p w:rsidR="00000000" w:rsidDel="00000000" w:rsidP="00000000" w:rsidRDefault="00000000" w:rsidRPr="00000000" w14:paraId="000001FC">
      <w:pPr>
        <w:numPr>
          <w:ilvl w:val="0"/>
          <w:numId w:val="2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حساب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الخطأ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المتخذ</w:t>
      </w:r>
    </w:p>
    <w:p w:rsidR="00000000" w:rsidDel="00000000" w:rsidP="00000000" w:rsidRDefault="00000000" w:rsidRPr="00000000" w14:paraId="000001FD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والأجوبة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توليدها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بالاعتماد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البشري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ChatGPT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-3.5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Turpo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prompt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مناسبة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تجعله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صحيح</w:t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ygrkrfedj3sa" w:id="81"/>
      <w:bookmarkEnd w:id="81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7.5.3-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النتائج</w:t>
      </w:r>
    </w:p>
    <w:p w:rsidR="00000000" w:rsidDel="00000000" w:rsidP="00000000" w:rsidRDefault="00000000" w:rsidRPr="00000000" w14:paraId="00000202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نتائج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توصيف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المتخذ</w:t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E(lat)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E(lon)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D(TL)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ACC(TL)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E(pedestrian)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E(car)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6.624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0.066</w:t>
            </w:r>
          </w:p>
        </w:tc>
      </w:tr>
    </w:tbl>
    <w:p w:rsidR="00000000" w:rsidDel="00000000" w:rsidP="00000000" w:rsidRDefault="00000000" w:rsidRPr="00000000" w14:paraId="00000210">
      <w:pPr>
        <w:bidi w:val="1"/>
        <w:spacing w:after="20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bidi w:val="1"/>
        <w:spacing w:after="20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         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 (3-3):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التقييم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12">
      <w:pPr>
        <w:bidi w:val="1"/>
        <w:spacing w:after="200" w:line="276" w:lineRule="auto"/>
        <w:ind w:left="0" w:firstLine="0"/>
        <w:jc w:val="both"/>
        <w:rPr/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نتائج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والأجوبة</w:t>
      </w: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Human Grading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GPT Grading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8.39</w:t>
            </w:r>
          </w:p>
        </w:tc>
      </w:tr>
    </w:tbl>
    <w:p w:rsidR="00000000" w:rsidDel="00000000" w:rsidP="00000000" w:rsidRDefault="00000000" w:rsidRPr="00000000" w14:paraId="00000217">
      <w:pPr>
        <w:bidi w:val="1"/>
        <w:spacing w:after="20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i6q8hb3tf1sr" w:id="82"/>
      <w:bookmarkEnd w:id="82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8.5.3-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المشاكل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219">
      <w:pPr>
        <w:numPr>
          <w:ilvl w:val="0"/>
          <w:numId w:val="22"/>
        </w:numPr>
        <w:bidi w:val="1"/>
        <w:spacing w:after="0" w:afterAutospacing="0" w:line="276" w:lineRule="auto"/>
        <w:ind w:left="720" w:hanging="36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المحدود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مشاهد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التجارب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محدودة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بالجغرافيا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الحصول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والكثافة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المرورية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مشاهد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نادرة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حوادث</w:t>
      </w:r>
    </w:p>
    <w:p w:rsidR="00000000" w:rsidDel="00000000" w:rsidP="00000000" w:rsidRDefault="00000000" w:rsidRPr="00000000" w14:paraId="0000021A">
      <w:pPr>
        <w:numPr>
          <w:ilvl w:val="0"/>
          <w:numId w:val="22"/>
        </w:numPr>
        <w:bidi w:val="1"/>
        <w:spacing w:after="200" w:line="276" w:lineRule="auto"/>
        <w:ind w:left="720" w:hanging="36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حسابية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مرتفعة</w:t>
      </w:r>
    </w:p>
    <w:p w:rsidR="00000000" w:rsidDel="00000000" w:rsidP="00000000" w:rsidRDefault="00000000" w:rsidRPr="00000000" w14:paraId="0000021B">
      <w:pPr>
        <w:pStyle w:val="Heading2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bookmarkStart w:colFirst="0" w:colLast="0" w:name="_ny34duupbsye" w:id="83"/>
      <w:bookmarkEnd w:id="83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6.3-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الخاتمة</w:t>
      </w: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النموذج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المزايا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العيوب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OmniDrive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أداء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قوي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بنية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VLM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بيانات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استدلال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متقدمة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معقد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جد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ً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دمج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بصري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ثقيل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bidi w:val="1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تعزيز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وكلاء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الذاتية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المعتمدة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النماذج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اللغوية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الكبيرة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خلال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تجارب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مجسدة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واجتماعية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DriVLMe</w:t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دمج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اجتماعي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تفاعل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واقعي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مهام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طويلة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بطء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الاستدلال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تعقيد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بالحوار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bidi w:val="1"/>
              <w:spacing w:after="240" w:before="240" w:line="276" w:lineRule="auto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باستخدام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النماذج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اللغوية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الكبيرة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دمج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متجه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مستوى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الكائن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الذاتية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القابلة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للتفسير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تفسير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ممتاز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موارد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قابلة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للتحكم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قابل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للتجريب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بسهولة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يغطي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مشاهد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محدودة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جغرافي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ً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فقط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bidi w:val="1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نموذج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تتبع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سيارة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ذاتية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شبيه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بالإنسان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باستخدام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التعلم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المعزز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العميق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أداء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فعلي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ممتاز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ومختبر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بيانات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واقعية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ضعف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التعميم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وتعلم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سوكيات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خاطئة</w:t>
            </w:r>
          </w:p>
        </w:tc>
      </w:tr>
    </w:tbl>
    <w:p w:rsidR="00000000" w:rsidDel="00000000" w:rsidP="00000000" w:rsidRDefault="00000000" w:rsidRPr="00000000" w14:paraId="0000022C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1"/>
        <w:bidi w:val="1"/>
        <w:spacing w:after="240" w:lineRule="auto"/>
        <w:jc w:val="center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br60yocjv4s9" w:id="84"/>
      <w:bookmarkEnd w:id="84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الرابع</w:t>
      </w:r>
    </w:p>
    <w:p w:rsidR="00000000" w:rsidDel="00000000" w:rsidP="00000000" w:rsidRDefault="00000000" w:rsidRPr="00000000" w14:paraId="0000022E">
      <w:pPr>
        <w:pStyle w:val="Heading1"/>
        <w:bidi w:val="1"/>
        <w:spacing w:after="360" w:before="12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4j56dds3zqs2" w:id="85"/>
      <w:bookmarkEnd w:id="85"/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الدراسة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التحليلية</w:t>
      </w:r>
    </w:p>
    <w:p w:rsidR="00000000" w:rsidDel="00000000" w:rsidP="00000000" w:rsidRDefault="00000000" w:rsidRPr="00000000" w14:paraId="0000022F">
      <w:pPr>
        <w:bidi w:val="1"/>
        <w:spacing w:after="720" w:lineRule="auto"/>
        <w:ind w:left="1109" w:right="1080"/>
        <w:jc w:val="both"/>
        <w:rPr>
          <w:rFonts w:ascii="Traditional Arabic" w:cs="Traditional Arabic" w:eastAsia="Traditional Arabic" w:hAnsi="Traditional Arabic"/>
          <w:i w:val="1"/>
          <w:sz w:val="30"/>
          <w:szCs w:val="30"/>
        </w:rPr>
      </w:pPr>
      <w:bookmarkStart w:colFirst="0" w:colLast="0" w:name="_una74tltiw2z" w:id="86"/>
      <w:bookmarkEnd w:id="86"/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يوضح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عملية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تحليل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ودراسة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متطلباته</w:t>
      </w:r>
    </w:p>
    <w:p w:rsidR="00000000" w:rsidDel="00000000" w:rsidP="00000000" w:rsidRDefault="00000000" w:rsidRPr="00000000" w14:paraId="00000230">
      <w:pPr>
        <w:pStyle w:val="Heading2"/>
        <w:bidi w:val="1"/>
        <w:spacing w:after="720" w:lineRule="auto"/>
        <w:ind w:left="1109" w:right="1080"/>
        <w:jc w:val="both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kkq4l2mfwhxa" w:id="87"/>
      <w:bookmarkEnd w:id="87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1.4-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مخطط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حالات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الاستخدام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         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(4-1):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مخطط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حالات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الاستخدام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168393</wp:posOffset>
            </wp:positionV>
            <wp:extent cx="5943600" cy="4572000"/>
            <wp:effectExtent b="0" l="0" r="0" t="0"/>
            <wp:wrapTopAndBottom distB="114300" distT="11430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2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1147763</wp:posOffset>
            </wp:positionH>
            <wp:positionV relativeFrom="paragraph">
              <wp:posOffset>114300</wp:posOffset>
            </wp:positionV>
            <wp:extent cx="3457575" cy="3248025"/>
            <wp:effectExtent b="0" l="0" r="0" t="0"/>
            <wp:wrapTopAndBottom distB="114300" distT="11430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248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6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2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mv0218n30mvp" w:id="88"/>
      <w:bookmarkEnd w:id="88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2.4-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السرد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النصي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لحالات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الاستخدام</w:t>
      </w:r>
    </w:p>
    <w:p w:rsidR="00000000" w:rsidDel="00000000" w:rsidP="00000000" w:rsidRDefault="00000000" w:rsidRPr="00000000" w14:paraId="0000023D">
      <w:pPr>
        <w:pStyle w:val="Heading3"/>
        <w:bidi w:val="1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7w80vsd4an8r" w:id="89"/>
      <w:bookmarkEnd w:id="89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1.2.4-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استعراض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إحصائيات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زمن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استجابة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النظام</w:t>
      </w:r>
    </w:p>
    <w:p w:rsidR="00000000" w:rsidDel="00000000" w:rsidP="00000000" w:rsidRDefault="00000000" w:rsidRPr="00000000" w14:paraId="0000023E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600"/>
        <w:gridCol w:w="1860"/>
        <w:gridCol w:w="1860"/>
        <w:gridCol w:w="1860"/>
        <w:tblGridChange w:id="0">
          <w:tblGrid>
            <w:gridCol w:w="3120"/>
            <w:gridCol w:w="600"/>
            <w:gridCol w:w="1860"/>
            <w:gridCol w:w="1860"/>
            <w:gridCol w:w="18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الحالة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إحصائيات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زمن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استجابة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الوصف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يقوم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مخططات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تظهر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توزع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أزمنة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الاستجابة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مخططات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مختلفة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ضمن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مجالات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زمنية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مختلفة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الفاعلين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Actors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السابقة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Precondition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تحديد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المجال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الزمني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المراد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لعرض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البيانات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اللاحقة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Postcondition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إحصائيات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استجابة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ضمن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المجال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الزمني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المحدد</w:t>
            </w:r>
          </w:p>
        </w:tc>
      </w:tr>
    </w:tbl>
    <w:p w:rsidR="00000000" w:rsidDel="00000000" w:rsidP="00000000" w:rsidRDefault="00000000" w:rsidRPr="00000000" w14:paraId="00000258">
      <w:pPr>
        <w:bidi w:val="1"/>
        <w:spacing w:after="0" w:line="276" w:lineRule="auto"/>
        <w:ind w:left="0" w:firstLine="0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سير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الأحداث</w:t>
      </w:r>
    </w:p>
    <w:p w:rsidR="00000000" w:rsidDel="00000000" w:rsidP="00000000" w:rsidRDefault="00000000" w:rsidRPr="00000000" w14:paraId="00000259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السيناريو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الأساسي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الناجح</w:t>
      </w: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1-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يحدد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المجال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الزمني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المراد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الإحصائيات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خلاله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2-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المخططات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الإحصائية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ضمن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هذا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المجال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0">
      <w:pPr>
        <w:bidi w:val="1"/>
        <w:spacing w:after="0" w:line="276" w:lineRule="auto"/>
        <w:ind w:left="0" w:firstLine="0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البديلة</w:t>
      </w:r>
    </w:p>
    <w:p w:rsidR="00000000" w:rsidDel="00000000" w:rsidP="00000000" w:rsidRDefault="00000000" w:rsidRPr="00000000" w14:paraId="00000261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يحدد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الإحصائيات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اليوم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الحالي</w:t>
      </w:r>
    </w:p>
    <w:p w:rsidR="00000000" w:rsidDel="00000000" w:rsidP="00000000" w:rsidRDefault="00000000" w:rsidRPr="00000000" w14:paraId="00000262">
      <w:pPr>
        <w:bidi w:val="1"/>
        <w:spacing w:after="0" w:line="276" w:lineRule="auto"/>
        <w:ind w:left="0" w:firstLine="0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الخطأ</w:t>
      </w:r>
    </w:p>
    <w:p w:rsidR="00000000" w:rsidDel="00000000" w:rsidP="00000000" w:rsidRDefault="00000000" w:rsidRPr="00000000" w14:paraId="00000263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1: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رقم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اختار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تاريخ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نهاية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تاريخ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فيعيد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رسالة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خطأ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يطلب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تاريخ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نهاية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تاريخ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نهاية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</w:p>
    <w:p w:rsidR="00000000" w:rsidDel="00000000" w:rsidP="00000000" w:rsidRDefault="00000000" w:rsidRPr="00000000" w14:paraId="00000264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ppe6038xq5xt" w:id="90"/>
      <w:bookmarkEnd w:id="90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2.2.4-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استعراض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إحصائيات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حالة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بمرور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الزمن</w:t>
      </w:r>
      <w:r w:rsidDel="00000000" w:rsidR="00000000" w:rsidRPr="00000000">
        <w:rPr>
          <w:rtl w:val="0"/>
        </w:rPr>
      </w:r>
    </w:p>
    <w:tbl>
      <w:tblPr>
        <w:tblStyle w:val="Table11"/>
        <w:bidiVisual w:val="1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765"/>
        <w:gridCol w:w="1875"/>
        <w:gridCol w:w="1875"/>
        <w:gridCol w:w="1875"/>
        <w:tblGridChange w:id="0">
          <w:tblGrid>
            <w:gridCol w:w="2955"/>
            <w:gridCol w:w="765"/>
            <w:gridCol w:w="1875"/>
            <w:gridCol w:w="1875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الحالة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إحصائيات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حالة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السيارة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بمرور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الزمن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الوصف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يقوم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مخططات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تظهر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فيها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إحصائيات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قيم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التسارعات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والمكابح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والتفاف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التي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قامت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بها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المركبة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بالإضافة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إحصائيات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لمشاهد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كعدد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المشاة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والمركبات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التي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تحديدها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خلال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كل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مشهد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الفاعلين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Actors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السابقة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Precondition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تحديد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المجال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الزمني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المراد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لعرض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البيانات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اللاحقة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Postcondition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إحصائيات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قيم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التسارعات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والمكابح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والتفاف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وعدد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الأشخاص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والمركبات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كل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مشهد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قيادة</w:t>
            </w:r>
          </w:p>
        </w:tc>
      </w:tr>
    </w:tbl>
    <w:p w:rsidR="00000000" w:rsidDel="00000000" w:rsidP="00000000" w:rsidRDefault="00000000" w:rsidRPr="00000000" w14:paraId="0000027E">
      <w:pPr>
        <w:bidi w:val="1"/>
        <w:spacing w:after="0" w:line="276" w:lineRule="auto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سير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الأحداث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السيناريو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الأساسي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الناجح</w:t>
      </w:r>
    </w:p>
    <w:tbl>
      <w:tblPr>
        <w:tblStyle w:val="Table12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1-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يحدد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المجال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الزمني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المراد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الإحصائيات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خلاله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2-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المخططات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الإحصائية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ضمن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هذا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المجال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الزمني</w:t>
            </w:r>
          </w:p>
          <w:p w:rsidR="00000000" w:rsidDel="00000000" w:rsidP="00000000" w:rsidRDefault="00000000" w:rsidRPr="00000000" w14:paraId="00000285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للقيم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التي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اتخذتها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المركبة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خلال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تسارع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وكبح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والتفاف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بالإضافة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بيانات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مشاهد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كعدد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السيارات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والمشاة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7">
      <w:pPr>
        <w:bidi w:val="1"/>
        <w:spacing w:after="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البديلة</w:t>
      </w:r>
    </w:p>
    <w:p w:rsidR="00000000" w:rsidDel="00000000" w:rsidP="00000000" w:rsidRDefault="00000000" w:rsidRPr="00000000" w14:paraId="00000288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يحدد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الإحصائيات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اليوم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الحالي</w:t>
      </w:r>
    </w:p>
    <w:p w:rsidR="00000000" w:rsidDel="00000000" w:rsidP="00000000" w:rsidRDefault="00000000" w:rsidRPr="00000000" w14:paraId="00000289">
      <w:pPr>
        <w:bidi w:val="1"/>
        <w:spacing w:after="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الخطأ</w:t>
      </w:r>
    </w:p>
    <w:p w:rsidR="00000000" w:rsidDel="00000000" w:rsidP="00000000" w:rsidRDefault="00000000" w:rsidRPr="00000000" w14:paraId="0000028A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1: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رقم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اختار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تاريخ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نهاية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تاريخ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فيعيد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رسالة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خطأ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يطلب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تاريخ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نهاية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تاريخ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نهاية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</w:p>
    <w:p w:rsidR="00000000" w:rsidDel="00000000" w:rsidP="00000000" w:rsidRDefault="00000000" w:rsidRPr="00000000" w14:paraId="0000028B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</w:rPr>
      </w:pPr>
      <w:bookmarkStart w:colFirst="0" w:colLast="0" w:name="_m1iyizkbe41n" w:id="91"/>
      <w:bookmarkEnd w:id="91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3.2.4-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استعراض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إحصائيات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حجم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قاعدة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البيانات</w:t>
      </w:r>
      <w:r w:rsidDel="00000000" w:rsidR="00000000" w:rsidRPr="00000000">
        <w:rPr>
          <w:rtl w:val="0"/>
        </w:rPr>
      </w:r>
    </w:p>
    <w:tbl>
      <w:tblPr>
        <w:tblStyle w:val="Table13"/>
        <w:bidiVisual w:val="1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0"/>
        <w:gridCol w:w="570"/>
        <w:gridCol w:w="1875"/>
        <w:gridCol w:w="1875"/>
        <w:gridCol w:w="1875"/>
        <w:tblGridChange w:id="0">
          <w:tblGrid>
            <w:gridCol w:w="3150"/>
            <w:gridCol w:w="570"/>
            <w:gridCol w:w="1875"/>
            <w:gridCol w:w="1875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الحالة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إحصائيات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حجم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قاعدة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البيانات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الوصف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يقوم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حجم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البيانات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التي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تخزينها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خلال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كل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يوم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الفاعلين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Actors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السابقة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Precondition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تحديد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المجال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الزمني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المراد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اللاحقة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Postcondition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إحصائيات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حجم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البيانات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المخزن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خلال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هذا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المجال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الزمني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بالإضافة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إحصائيات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للقيم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الأكثر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تكرارا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ً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لقيم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التسارعات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والمكابح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والالتفاف</w:t>
            </w:r>
          </w:p>
        </w:tc>
      </w:tr>
    </w:tbl>
    <w:p w:rsidR="00000000" w:rsidDel="00000000" w:rsidP="00000000" w:rsidRDefault="00000000" w:rsidRPr="00000000" w14:paraId="000002A5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spacing w:after="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سير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الأحداث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2A7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السيناريو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الرئيسي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الناجح</w:t>
      </w:r>
    </w:p>
    <w:tbl>
      <w:tblPr>
        <w:tblStyle w:val="Table14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1-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يحدد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المجال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الزمني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المراد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الإحصائيات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خلاله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2-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مخطط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إحصائيات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عدد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البيانات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المخزنة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خلال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الزمنية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المختارة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بالإضافة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أوامر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الأكثر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تكرارا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ً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E">
      <w:pPr>
        <w:bidi w:val="1"/>
        <w:spacing w:after="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البديلة</w:t>
      </w:r>
    </w:p>
    <w:p w:rsidR="00000000" w:rsidDel="00000000" w:rsidP="00000000" w:rsidRDefault="00000000" w:rsidRPr="00000000" w14:paraId="000002AF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يحدد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الإحصائيات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اليوم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الحالي</w:t>
      </w:r>
    </w:p>
    <w:p w:rsidR="00000000" w:rsidDel="00000000" w:rsidP="00000000" w:rsidRDefault="00000000" w:rsidRPr="00000000" w14:paraId="000002B0">
      <w:pPr>
        <w:bidi w:val="1"/>
        <w:spacing w:after="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الخطأ</w:t>
      </w:r>
    </w:p>
    <w:p w:rsidR="00000000" w:rsidDel="00000000" w:rsidP="00000000" w:rsidRDefault="00000000" w:rsidRPr="00000000" w14:paraId="000002B1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1: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المرحلة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رقم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اختار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تاريخ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نهاية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تاريخ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فيعيد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رسالة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خطأ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يطلب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تاريخ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نهاية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تاريخ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نهاية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المجال</w:t>
      </w:r>
    </w:p>
    <w:p w:rsidR="00000000" w:rsidDel="00000000" w:rsidP="00000000" w:rsidRDefault="00000000" w:rsidRPr="00000000" w14:paraId="000002B2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xcvodzy626cz" w:id="92"/>
      <w:bookmarkEnd w:id="92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4.2.4-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استعراض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سجلات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استجابة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النظام</w:t>
      </w:r>
    </w:p>
    <w:tbl>
      <w:tblPr>
        <w:tblStyle w:val="Table15"/>
        <w:bidiVisual w:val="1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25"/>
        <w:gridCol w:w="1080"/>
        <w:gridCol w:w="1290"/>
        <w:gridCol w:w="1875"/>
        <w:gridCol w:w="1875"/>
        <w:tblGridChange w:id="0">
          <w:tblGrid>
            <w:gridCol w:w="3225"/>
            <w:gridCol w:w="1080"/>
            <w:gridCol w:w="1290"/>
            <w:gridCol w:w="1875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الحالة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استجابة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الوصف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يقوم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مشاهد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الفاعلين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Actors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السابقة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Precondition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لا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يوجد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اللاحقة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Postcondition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مشاهد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</w:p>
        </w:tc>
      </w:tr>
    </w:tbl>
    <w:p w:rsidR="00000000" w:rsidDel="00000000" w:rsidP="00000000" w:rsidRDefault="00000000" w:rsidRPr="00000000" w14:paraId="000002CC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bidi w:val="1"/>
        <w:spacing w:after="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سير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الأحداث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2CE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السيناريو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الأساسي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الناجح</w:t>
      </w:r>
    </w:p>
    <w:tbl>
      <w:tblPr>
        <w:tblStyle w:val="Table16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1-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يطلب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مشاهد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2-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هذه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السجلات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بالترتيب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حسب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زمن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السجل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الأحدث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للأقدم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5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bidi w:val="1"/>
        <w:spacing w:after="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البديلة</w:t>
      </w:r>
    </w:p>
    <w:p w:rsidR="00000000" w:rsidDel="00000000" w:rsidP="00000000" w:rsidRDefault="00000000" w:rsidRPr="00000000" w14:paraId="000002D7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يختار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ترتيب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السجلات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عمود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آخر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تصاعديا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تنازليا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فيعيد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ترتيب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السجلات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العمود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المختار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وبالترتيب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المطلوب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تصاعديا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تنازليا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</w:p>
    <w:p w:rsidR="00000000" w:rsidDel="00000000" w:rsidP="00000000" w:rsidRDefault="00000000" w:rsidRPr="00000000" w14:paraId="000002D8">
      <w:pPr>
        <w:bidi w:val="1"/>
        <w:spacing w:after="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الخطأ</w:t>
      </w:r>
    </w:p>
    <w:p w:rsidR="00000000" w:rsidDel="00000000" w:rsidP="00000000" w:rsidRDefault="00000000" w:rsidRPr="00000000" w14:paraId="000002D9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يوجد</w:t>
      </w:r>
    </w:p>
    <w:p w:rsidR="00000000" w:rsidDel="00000000" w:rsidP="00000000" w:rsidRDefault="00000000" w:rsidRPr="00000000" w14:paraId="000002DA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</w:rPr>
      </w:pPr>
      <w:bookmarkStart w:colFirst="0" w:colLast="0" w:name="_t21u4foatbv8" w:id="93"/>
      <w:bookmarkEnd w:id="93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5.2.4-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استعراض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سجل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معين</w:t>
      </w:r>
      <w:r w:rsidDel="00000000" w:rsidR="00000000" w:rsidRPr="00000000">
        <w:rPr>
          <w:rtl w:val="0"/>
        </w:rPr>
      </w:r>
    </w:p>
    <w:tbl>
      <w:tblPr>
        <w:tblStyle w:val="Table17"/>
        <w:bidiVisual w:val="1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0"/>
        <w:gridCol w:w="1050"/>
        <w:gridCol w:w="1395"/>
        <w:gridCol w:w="1875"/>
        <w:gridCol w:w="1875"/>
        <w:tblGridChange w:id="0">
          <w:tblGrid>
            <w:gridCol w:w="3150"/>
            <w:gridCol w:w="1050"/>
            <w:gridCol w:w="1395"/>
            <w:gridCol w:w="1875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الحالة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معين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الوصف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يقوم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معين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بين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الفاعلين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Actors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السابقة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Precondition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اللاحقة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Postcondition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واجهة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لاختيار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الجزء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المراد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عرضه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السجل</w:t>
            </w:r>
          </w:p>
        </w:tc>
      </w:tr>
    </w:tbl>
    <w:p w:rsidR="00000000" w:rsidDel="00000000" w:rsidP="00000000" w:rsidRDefault="00000000" w:rsidRPr="00000000" w14:paraId="000002F4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bidi w:val="1"/>
        <w:spacing w:after="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سير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الأحداث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2F6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السيناريو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الرئيسي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الناجح</w:t>
      </w:r>
    </w:p>
    <w:tbl>
      <w:tblPr>
        <w:tblStyle w:val="Table18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1-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يحدد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السجل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المراد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2-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واجهة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خاصة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بالسجل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والتي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تمثل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المشهد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D">
      <w:pPr>
        <w:bidi w:val="1"/>
        <w:spacing w:after="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البديلة</w:t>
      </w:r>
    </w:p>
    <w:p w:rsidR="00000000" w:rsidDel="00000000" w:rsidP="00000000" w:rsidRDefault="00000000" w:rsidRPr="00000000" w14:paraId="000002FE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يوجد</w:t>
      </w:r>
    </w:p>
    <w:p w:rsidR="00000000" w:rsidDel="00000000" w:rsidP="00000000" w:rsidRDefault="00000000" w:rsidRPr="00000000" w14:paraId="000002FF">
      <w:pPr>
        <w:bidi w:val="1"/>
        <w:spacing w:after="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الخطأ</w:t>
      </w:r>
    </w:p>
    <w:p w:rsidR="00000000" w:rsidDel="00000000" w:rsidP="00000000" w:rsidRDefault="00000000" w:rsidRPr="00000000" w14:paraId="00000300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لايوجد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2jesixfex520" w:id="94"/>
      <w:bookmarkEnd w:id="94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6.2.4-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استعراض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ملخص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سجل</w:t>
      </w:r>
    </w:p>
    <w:tbl>
      <w:tblPr>
        <w:tblStyle w:val="Table19"/>
        <w:bidiVisual w:val="1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5"/>
        <w:gridCol w:w="1005"/>
        <w:gridCol w:w="1575"/>
        <w:gridCol w:w="1875"/>
        <w:gridCol w:w="1875"/>
        <w:tblGridChange w:id="0">
          <w:tblGrid>
            <w:gridCol w:w="3015"/>
            <w:gridCol w:w="1005"/>
            <w:gridCol w:w="1575"/>
            <w:gridCol w:w="1875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الحالة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ملخص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الوصف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يقوم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ملخص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الفاعلين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Actors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السابقة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Precondition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معين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اللاحقة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Postcondition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ملخص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يحتوي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مشاهدته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ضمن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مشهد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مركبات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ومشاة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وبعد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كل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منهم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بالإضافة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الطريق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الواجب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اتخاذه</w:t>
            </w:r>
          </w:p>
        </w:tc>
      </w:tr>
    </w:tbl>
    <w:p w:rsidR="00000000" w:rsidDel="00000000" w:rsidP="00000000" w:rsidRDefault="00000000" w:rsidRPr="00000000" w14:paraId="0000031E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bidi w:val="1"/>
        <w:spacing w:after="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سير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الأحداث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320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السيناريو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الأساسي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الناجح</w:t>
      </w:r>
    </w:p>
    <w:tbl>
      <w:tblPr>
        <w:tblStyle w:val="Table20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1-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يختار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الملخص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ضمن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معين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2-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المشهد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الذي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تنبأ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عدد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سيارات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وعدد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مشاة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وبعد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كل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منها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بالإضافة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الأمر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المتوقع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bidi w:val="1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7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البديلة</w:t>
      </w:r>
    </w:p>
    <w:p w:rsidR="00000000" w:rsidDel="00000000" w:rsidP="00000000" w:rsidRDefault="00000000" w:rsidRPr="00000000" w14:paraId="00000328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يوجد</w:t>
      </w:r>
    </w:p>
    <w:p w:rsidR="00000000" w:rsidDel="00000000" w:rsidP="00000000" w:rsidRDefault="00000000" w:rsidRPr="00000000" w14:paraId="00000329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الخطأ</w:t>
      </w:r>
    </w:p>
    <w:p w:rsidR="00000000" w:rsidDel="00000000" w:rsidP="00000000" w:rsidRDefault="00000000" w:rsidRPr="00000000" w14:paraId="0000032A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لايوجد</w:t>
      </w:r>
    </w:p>
    <w:p w:rsidR="00000000" w:rsidDel="00000000" w:rsidP="00000000" w:rsidRDefault="00000000" w:rsidRPr="00000000" w14:paraId="0000032B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3"/>
        <w:keepNext w:val="0"/>
        <w:keepLines w:val="0"/>
        <w:bidi w:val="1"/>
        <w:spacing w:after="200" w:line="331.2" w:lineRule="auto"/>
        <w:jc w:val="both"/>
        <w:rPr>
          <w:rFonts w:ascii="Traditional Arabic" w:cs="Traditional Arabic" w:eastAsia="Traditional Arabic" w:hAnsi="Traditional Arabic"/>
        </w:rPr>
      </w:pPr>
      <w:bookmarkStart w:colFirst="0" w:colLast="0" w:name="_hoz85gv50aho" w:id="95"/>
      <w:bookmarkEnd w:id="95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7.2.4-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استعراض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خرج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اللغوي</w:t>
      </w:r>
      <w:r w:rsidDel="00000000" w:rsidR="00000000" w:rsidRPr="00000000">
        <w:rPr>
          <w:rtl w:val="0"/>
        </w:rPr>
      </w:r>
    </w:p>
    <w:tbl>
      <w:tblPr>
        <w:tblStyle w:val="Table21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90"/>
        <w:gridCol w:w="1140"/>
        <w:gridCol w:w="1440"/>
        <w:gridCol w:w="1845"/>
        <w:gridCol w:w="1845"/>
        <w:tblGridChange w:id="0">
          <w:tblGrid>
            <w:gridCol w:w="3090"/>
            <w:gridCol w:w="1140"/>
            <w:gridCol w:w="1440"/>
            <w:gridCol w:w="1845"/>
            <w:gridCol w:w="184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الحالة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معين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الوصف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يقوم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خرج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النموذج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بدون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أي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معالجة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أو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تقسيم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فعل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أو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توصيف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الفاعلين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Actors</w:t>
            </w:r>
          </w:p>
        </w:tc>
        <w:tc>
          <w:tcPr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السابقة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Precondition</w:t>
            </w:r>
          </w:p>
        </w:tc>
        <w:tc>
          <w:tcPr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معين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اللاحقة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Postcondition</w:t>
            </w:r>
          </w:p>
        </w:tc>
        <w:tc>
          <w:tcPr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نص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غير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منسق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ومتسلسل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بشكل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كامل</w:t>
            </w:r>
          </w:p>
        </w:tc>
      </w:tr>
    </w:tbl>
    <w:p w:rsidR="00000000" w:rsidDel="00000000" w:rsidP="00000000" w:rsidRDefault="00000000" w:rsidRPr="00000000" w14:paraId="00000347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bidi w:val="1"/>
        <w:spacing w:after="0" w:line="331.2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سير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الأحداث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349">
      <w:pPr>
        <w:bidi w:val="1"/>
        <w:spacing w:after="200" w:line="331.2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السيناريو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الرئيسي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الناجح</w:t>
      </w:r>
    </w:p>
    <w:tbl>
      <w:tblPr>
        <w:tblStyle w:val="Table22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after="200" w:line="276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1-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يختار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خرج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النموذج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اللغوي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2-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التنبؤ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الذي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قام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النموذج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اللغوي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after="200" w:line="276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0">
      <w:pPr>
        <w:bidi w:val="1"/>
        <w:spacing w:after="0" w:line="331.2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البديلة</w:t>
      </w:r>
    </w:p>
    <w:p w:rsidR="00000000" w:rsidDel="00000000" w:rsidP="00000000" w:rsidRDefault="00000000" w:rsidRPr="00000000" w14:paraId="00000351">
      <w:pPr>
        <w:bidi w:val="1"/>
        <w:spacing w:after="200" w:line="331.2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يوجد</w:t>
      </w:r>
    </w:p>
    <w:p w:rsidR="00000000" w:rsidDel="00000000" w:rsidP="00000000" w:rsidRDefault="00000000" w:rsidRPr="00000000" w14:paraId="00000352">
      <w:pPr>
        <w:bidi w:val="1"/>
        <w:spacing w:after="0" w:line="331.2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الخطأ</w:t>
      </w:r>
    </w:p>
    <w:p w:rsidR="00000000" w:rsidDel="00000000" w:rsidP="00000000" w:rsidRDefault="00000000" w:rsidRPr="00000000" w14:paraId="00000353">
      <w:pPr>
        <w:bidi w:val="1"/>
        <w:spacing w:after="200" w:line="331.2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لايوجد</w:t>
      </w:r>
    </w:p>
    <w:p w:rsidR="00000000" w:rsidDel="00000000" w:rsidP="00000000" w:rsidRDefault="00000000" w:rsidRPr="00000000" w14:paraId="00000354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</w:rPr>
      </w:pPr>
      <w:bookmarkStart w:colFirst="0" w:colLast="0" w:name="_w4rlplg2yvpd" w:id="96"/>
      <w:bookmarkEnd w:id="96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8.2.4- </w:t>
      </w:r>
      <w:r w:rsidDel="00000000" w:rsidR="00000000" w:rsidRPr="00000000">
        <w:rPr>
          <w:rtl w:val="1"/>
        </w:rPr>
        <w:t xml:space="preserve">استعراض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المتبع</w:t>
      </w:r>
      <w:r w:rsidDel="00000000" w:rsidR="00000000" w:rsidRPr="00000000">
        <w:rPr>
          <w:rtl w:val="0"/>
        </w:rPr>
      </w:r>
    </w:p>
    <w:tbl>
      <w:tblPr>
        <w:tblStyle w:val="Table23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90"/>
        <w:gridCol w:w="1140"/>
        <w:gridCol w:w="1710"/>
        <w:gridCol w:w="1710"/>
        <w:gridCol w:w="1710"/>
        <w:tblGridChange w:id="0">
          <w:tblGrid>
            <w:gridCol w:w="3090"/>
            <w:gridCol w:w="1140"/>
            <w:gridCol w:w="1710"/>
            <w:gridCol w:w="1710"/>
            <w:gridCol w:w="171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الحالة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خريطة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المسار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المتبع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الوصف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يقوم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خريطة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المسار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المتبع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الفاعلين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Actors</w:t>
            </w:r>
          </w:p>
        </w:tc>
        <w:tc>
          <w:tcPr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السابقة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Precondition</w:t>
            </w:r>
          </w:p>
        </w:tc>
        <w:tc>
          <w:tcPr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سجل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معين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اللاحقة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Postcondition</w:t>
            </w:r>
          </w:p>
        </w:tc>
        <w:tc>
          <w:tcPr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استعراض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خريطة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تحتوي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المسار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المسلوك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الذي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تنبأ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بالإضافة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مواقع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المشاة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والمركبات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الخريطة</w:t>
            </w:r>
          </w:p>
        </w:tc>
      </w:tr>
    </w:tbl>
    <w:p w:rsidR="00000000" w:rsidDel="00000000" w:rsidP="00000000" w:rsidRDefault="00000000" w:rsidRPr="00000000" w14:paraId="0000036E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bidi w:val="1"/>
        <w:spacing w:after="0" w:line="331.2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سير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الأحداث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370">
      <w:pPr>
        <w:bidi w:val="1"/>
        <w:spacing w:after="200" w:line="331.2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السيناريو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الرئيسي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الناجح</w:t>
      </w:r>
    </w:p>
    <w:tbl>
      <w:tblPr>
        <w:tblStyle w:val="Table24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spacing w:after="200" w:line="276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1-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يختار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المستخدم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الخريطة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2-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يعرض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خريطة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تحتوي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على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المسار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المسلوك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الذي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اقترحه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spacing w:after="200" w:line="276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7">
      <w:pPr>
        <w:bidi w:val="1"/>
        <w:spacing w:after="0" w:line="331.2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البديلة</w:t>
      </w:r>
    </w:p>
    <w:p w:rsidR="00000000" w:rsidDel="00000000" w:rsidP="00000000" w:rsidRDefault="00000000" w:rsidRPr="00000000" w14:paraId="00000378">
      <w:pPr>
        <w:bidi w:val="1"/>
        <w:spacing w:after="200" w:line="331.2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يوجد</w:t>
      </w:r>
    </w:p>
    <w:p w:rsidR="00000000" w:rsidDel="00000000" w:rsidP="00000000" w:rsidRDefault="00000000" w:rsidRPr="00000000" w14:paraId="00000379">
      <w:pPr>
        <w:bidi w:val="1"/>
        <w:spacing w:after="0" w:line="331.2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الخطأ</w:t>
      </w:r>
    </w:p>
    <w:p w:rsidR="00000000" w:rsidDel="00000000" w:rsidP="00000000" w:rsidRDefault="00000000" w:rsidRPr="00000000" w14:paraId="0000037A">
      <w:pPr>
        <w:bidi w:val="1"/>
        <w:spacing w:after="200" w:line="331.2" w:lineRule="auto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لايوجد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</w:rPr>
      </w:pPr>
      <w:bookmarkStart w:colFirst="0" w:colLast="0" w:name="_jfylnmwuk3u8" w:id="97"/>
      <w:bookmarkEnd w:id="97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9.2.4- </w:t>
      </w:r>
      <w:r w:rsidDel="00000000" w:rsidR="00000000" w:rsidRPr="00000000">
        <w:rPr>
          <w:rtl w:val="1"/>
        </w:rPr>
        <w:t xml:space="preserve">توقع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القيادة</w:t>
      </w:r>
      <w:r w:rsidDel="00000000" w:rsidR="00000000" w:rsidRPr="00000000">
        <w:rPr>
          <w:rtl w:val="0"/>
        </w:rPr>
      </w:r>
    </w:p>
    <w:tbl>
      <w:tblPr>
        <w:tblStyle w:val="Table25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90"/>
        <w:gridCol w:w="1140"/>
        <w:gridCol w:w="1710"/>
        <w:gridCol w:w="1710"/>
        <w:gridCol w:w="1710"/>
        <w:tblGridChange w:id="0">
          <w:tblGrid>
            <w:gridCol w:w="3090"/>
            <w:gridCol w:w="1140"/>
            <w:gridCol w:w="1710"/>
            <w:gridCol w:w="1710"/>
            <w:gridCol w:w="171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الحالة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توقع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أمر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القيادة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الوصف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يقوم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بتوقع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فعل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الحركة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وتقوم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المركبة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الفاعلين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Actors</w:t>
            </w:r>
          </w:p>
        </w:tc>
        <w:tc>
          <w:tcPr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المركبة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السابقة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Precondition</w:t>
            </w:r>
          </w:p>
        </w:tc>
        <w:tc>
          <w:tcPr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أن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يرسل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بيانات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المشهد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الرقمي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النموذج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الشروط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اللاحقة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0"/>
              </w:rPr>
              <w:t xml:space="preserve">Postcondition</w:t>
            </w:r>
          </w:p>
        </w:tc>
        <w:tc>
          <w:tcPr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تنفيذ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أمر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الحركة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الذي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قام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بتوقعه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وإرسال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بيانات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المشهد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الرقمي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مرة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أخرى</w:t>
            </w:r>
          </w:p>
        </w:tc>
      </w:tr>
    </w:tbl>
    <w:p w:rsidR="00000000" w:rsidDel="00000000" w:rsidP="00000000" w:rsidRDefault="00000000" w:rsidRPr="00000000" w14:paraId="00000395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bidi w:val="1"/>
        <w:spacing w:line="331.2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سير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الأحداث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397">
      <w:pPr>
        <w:bidi w:val="1"/>
        <w:spacing w:after="200" w:line="331.2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السيناريو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الرئيسي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الناجح</w:t>
      </w:r>
    </w:p>
    <w:tbl>
      <w:tblPr>
        <w:tblStyle w:val="Table26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المركبة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after="200" w:line="276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1-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ترسل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بيانات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المشهد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الرقمية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2-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يقوم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باستقبال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البيانات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spacing w:after="200" w:line="276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3-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يتنبأ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النظام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بالمشهد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والفعل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الواجب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اتخاذه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after="200" w:line="276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4-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استخراج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الفعل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الواجب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اتخاذه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من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النص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المت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ُ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نب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َ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أ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وإرساله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إلى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المركبة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after="200" w:line="276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bidi w:val="1"/>
              <w:spacing w:line="288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bidi w:val="1"/>
              <w:spacing w:after="200" w:line="276" w:lineRule="auto"/>
              <w:jc w:val="both"/>
              <w:rPr>
                <w:rFonts w:ascii="Traditional Arabic" w:cs="Traditional Arabic" w:eastAsia="Traditional Arabic" w:hAnsi="Traditional Arab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5-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تنفيذ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الفعل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raditional Arabic" w:cs="Traditional Arabic" w:eastAsia="Traditional Arabic" w:hAnsi="Traditional Arabic"/>
                <w:sz w:val="28"/>
                <w:szCs w:val="28"/>
                <w:rtl w:val="1"/>
              </w:rPr>
              <w:t xml:space="preserve">المتوقع</w:t>
            </w:r>
          </w:p>
        </w:tc>
      </w:tr>
    </w:tbl>
    <w:p w:rsidR="00000000" w:rsidDel="00000000" w:rsidP="00000000" w:rsidRDefault="00000000" w:rsidRPr="00000000" w14:paraId="000003A4">
      <w:pPr>
        <w:bidi w:val="1"/>
        <w:spacing w:line="331.2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البديلة</w:t>
      </w:r>
    </w:p>
    <w:p w:rsidR="00000000" w:rsidDel="00000000" w:rsidP="00000000" w:rsidRDefault="00000000" w:rsidRPr="00000000" w14:paraId="000003A5">
      <w:pPr>
        <w:bidi w:val="1"/>
        <w:spacing w:after="200" w:line="331.2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يوجد</w:t>
      </w:r>
    </w:p>
    <w:p w:rsidR="00000000" w:rsidDel="00000000" w:rsidP="00000000" w:rsidRDefault="00000000" w:rsidRPr="00000000" w14:paraId="000003A6">
      <w:pPr>
        <w:bidi w:val="1"/>
        <w:spacing w:line="331.2" w:lineRule="auto"/>
        <w:jc w:val="both"/>
        <w:rPr>
          <w:rFonts w:ascii="Traditional Arabic" w:cs="Traditional Arabic" w:eastAsia="Traditional Arabic" w:hAnsi="Traditional Arabic"/>
          <w:b w:val="1"/>
          <w:sz w:val="30"/>
          <w:szCs w:val="30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المسارات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30"/>
          <w:szCs w:val="30"/>
          <w:rtl w:val="1"/>
        </w:rPr>
        <w:t xml:space="preserve">الخطأ</w:t>
      </w:r>
    </w:p>
    <w:p w:rsidR="00000000" w:rsidDel="00000000" w:rsidP="00000000" w:rsidRDefault="00000000" w:rsidRPr="00000000" w14:paraId="000003A7">
      <w:pPr>
        <w:bidi w:val="1"/>
        <w:spacing w:after="200" w:line="331.2" w:lineRule="auto"/>
        <w:jc w:val="both"/>
        <w:rPr/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1: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حدوث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الشبكة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خطأ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أثناء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عملية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فتبقى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تنفيذ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وترسل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أخرى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bidi w:val="1"/>
        <w:spacing w:after="200" w:line="276" w:lineRule="auto"/>
        <w:ind w:left="0" w:firstLine="0"/>
        <w:jc w:val="both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Style w:val="Heading1"/>
        <w:bidi w:val="1"/>
        <w:spacing w:after="240" w:lineRule="auto"/>
        <w:jc w:val="center"/>
        <w:rPr>
          <w:rFonts w:ascii="Traditional Arabic" w:cs="Traditional Arabic" w:eastAsia="Traditional Arabic" w:hAnsi="Traditional Arabic"/>
          <w:sz w:val="36"/>
          <w:szCs w:val="36"/>
          <w:vertAlign w:val="baseline"/>
        </w:rPr>
      </w:pPr>
      <w:bookmarkStart w:colFirst="0" w:colLast="0" w:name="_4gmx9ig0xu2a" w:id="98"/>
      <w:bookmarkEnd w:id="98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vertAlign w:val="baseline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الخامس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Style w:val="Heading1"/>
        <w:bidi w:val="1"/>
        <w:spacing w:after="360" w:before="12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  <w:vertAlign w:val="baseline"/>
        </w:rPr>
      </w:pPr>
      <w:bookmarkStart w:colFirst="0" w:colLast="0" w:name="_pppfvretxjo2" w:id="99"/>
      <w:bookmarkEnd w:id="99"/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المنهجية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المقترحة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720" w:before="0" w:line="240" w:lineRule="auto"/>
        <w:ind w:left="1109" w:right="1080" w:hanging="1109"/>
        <w:jc w:val="both"/>
        <w:rPr>
          <w:rFonts w:ascii="Traditional Arabic" w:cs="Traditional Arabic" w:eastAsia="Traditional Arabic" w:hAnsi="Traditional Arabic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una74tltiw2z" w:id="86"/>
      <w:bookmarkEnd w:id="86"/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يعرض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المنهجية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المقترحة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مشروع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pStyle w:val="Heading2"/>
        <w:keepNext w:val="1"/>
        <w:bidi w:val="1"/>
        <w:spacing w:after="120" w:before="360" w:lineRule="auto"/>
        <w:rPr>
          <w:rFonts w:ascii="Traditional Arabic" w:cs="Traditional Arabic" w:eastAsia="Traditional Arabic" w:hAnsi="Traditional Arabic"/>
          <w:sz w:val="36"/>
          <w:szCs w:val="36"/>
          <w:vertAlign w:val="baseline"/>
        </w:rPr>
      </w:pPr>
      <w:bookmarkStart w:colFirst="0" w:colLast="0" w:name="_5ravpcnh1oo3" w:id="100"/>
      <w:bookmarkEnd w:id="100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1.5-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vertAlign w:val="baselin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vertAlign w:val="baseline"/>
          <w:rtl w:val="1"/>
        </w:rPr>
        <w:t xml:space="preserve">مقدمة</w:t>
      </w:r>
    </w:p>
    <w:p w:rsidR="00000000" w:rsidDel="00000000" w:rsidP="00000000" w:rsidRDefault="00000000" w:rsidRPr="00000000" w14:paraId="000003B8">
      <w:pPr>
        <w:bidi w:val="1"/>
        <w:spacing w:after="120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الأبحاث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الأنظمة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اعتماد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آخر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منهجية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ذكرها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دمج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للتفسير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ولكن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الأسئلة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والأجوبة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بسبب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زمن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الاستجابة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ثانية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كتابة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السؤال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وإرساله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التالي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اتخاذه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وبدلا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للحفاظ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إرسال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التوصيف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النصي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كتابة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السؤال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حافظنا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B9">
      <w:pPr>
        <w:bidi w:val="1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r5rctz307wnh" w:id="101"/>
      <w:bookmarkEnd w:id="101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2.5-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المقترح</w:t>
      </w:r>
    </w:p>
    <w:p w:rsidR="00000000" w:rsidDel="00000000" w:rsidP="00000000" w:rsidRDefault="00000000" w:rsidRPr="00000000" w14:paraId="000003BB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نعرف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دخل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الدخل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الأشعة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وخرج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والذي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توصيف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نصي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المقترح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الخرج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التالي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</w:t>
      </w:r>
    </w:p>
    <w:p w:rsidR="00000000" w:rsidDel="00000000" w:rsidP="00000000" w:rsidRDefault="00000000" w:rsidRPr="00000000" w14:paraId="000003BC">
      <w:pPr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I'm observing 0 cars and 3 pedestrians</w:t>
      </w:r>
    </w:p>
    <w:p w:rsidR="00000000" w:rsidDel="00000000" w:rsidP="00000000" w:rsidRDefault="00000000" w:rsidRPr="00000000" w14:paraId="000003BD">
      <w:pPr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 pedestrian; Angle in degrees: -35.50; Distance: 4.63m; Direction of travel: same direction as me Crossing: False</w:t>
      </w:r>
    </w:p>
    <w:p w:rsidR="00000000" w:rsidDel="00000000" w:rsidP="00000000" w:rsidRDefault="00000000" w:rsidRPr="00000000" w14:paraId="000003BE">
      <w:pPr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 pedestrian; Angle in degrees: 34.86; Distance: 10.49m; Direction of travel: same direction as me; Crossing: False</w:t>
      </w:r>
    </w:p>
    <w:p w:rsidR="00000000" w:rsidDel="00000000" w:rsidP="00000000" w:rsidRDefault="00000000" w:rsidRPr="00000000" w14:paraId="000003BF">
      <w:pPr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 pedestrian; Angle in degrees: -10.83; Distance: 14.34m; Direction of travel: same direction as me; Crossing: False</w:t>
      </w:r>
    </w:p>
    <w:p w:rsidR="00000000" w:rsidDel="00000000" w:rsidP="00000000" w:rsidRDefault="00000000" w:rsidRPr="00000000" w14:paraId="000003C0">
      <w:pPr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The distance to the closest intersection is 14.32m</w:t>
      </w:r>
    </w:p>
    <w:p w:rsidR="00000000" w:rsidDel="00000000" w:rsidP="00000000" w:rsidRDefault="00000000" w:rsidRPr="00000000" w14:paraId="000003C1">
      <w:pPr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It is a roundabout.</w:t>
      </w:r>
    </w:p>
    <w:p w:rsidR="00000000" w:rsidDel="00000000" w:rsidP="00000000" w:rsidRDefault="00000000" w:rsidRPr="00000000" w14:paraId="000003C2">
      <w:pPr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There is no traffic lights.</w:t>
      </w:r>
    </w:p>
    <w:p w:rsidR="00000000" w:rsidDel="00000000" w:rsidP="00000000" w:rsidRDefault="00000000" w:rsidRPr="00000000" w14:paraId="000003C3">
      <w:pPr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My car 0.00m from the lane center and 0.00 degrees left off center.</w:t>
      </w:r>
    </w:p>
    <w:p w:rsidR="00000000" w:rsidDel="00000000" w:rsidP="00000000" w:rsidRDefault="00000000" w:rsidRPr="00000000" w14:paraId="000003C4">
      <w:pPr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My current speed is 0.00 mph\nSteering wheel is 0.00% right.</w:t>
      </w:r>
    </w:p>
    <w:p w:rsidR="00000000" w:rsidDel="00000000" w:rsidP="00000000" w:rsidRDefault="00000000" w:rsidRPr="00000000" w14:paraId="000003C5">
      <w:pPr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The next turn is 84 degrees right in 51.26m.</w:t>
      </w:r>
    </w:p>
    <w:p w:rsidR="00000000" w:rsidDel="00000000" w:rsidP="00000000" w:rsidRDefault="00000000" w:rsidRPr="00000000" w14:paraId="000003C6">
      <w:pPr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 Accelerator pedal 62%\n- Brake pedal 0%\n- Going to steer 0% to the right.</w:t>
      </w:r>
    </w:p>
    <w:p w:rsidR="00000000" w:rsidDel="00000000" w:rsidP="00000000" w:rsidRDefault="00000000" w:rsidRPr="00000000" w14:paraId="000003C7">
      <w:pPr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ونقوم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باستخلاص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إرساله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بتنفيذ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المطلوب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إنشاءه</w:t>
      </w:r>
    </w:p>
    <w:p w:rsidR="00000000" w:rsidDel="00000000" w:rsidP="00000000" w:rsidRDefault="00000000" w:rsidRPr="00000000" w14:paraId="000003C8">
      <w:pPr>
        <w:pStyle w:val="Heading3"/>
        <w:bidi w:val="1"/>
        <w:spacing w:after="200" w:line="276" w:lineRule="auto"/>
        <w:jc w:val="both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7surukj3ymi1" w:id="102"/>
      <w:bookmarkEnd w:id="102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3.5-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مكونات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النموذج</w:t>
      </w:r>
    </w:p>
    <w:p w:rsidR="00000000" w:rsidDel="00000000" w:rsidP="00000000" w:rsidRDefault="00000000" w:rsidRPr="00000000" w14:paraId="000003C9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سنقوم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بتفصيل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مكونات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الأساسية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للنموذج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بالتفصيل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Style w:val="Heading3"/>
        <w:bidi w:val="1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y1vak5i5o6zv" w:id="103"/>
      <w:bookmarkEnd w:id="103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1.3.5-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مرم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ز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الأشعة</w:t>
      </w:r>
    </w:p>
    <w:p w:rsidR="00000000" w:rsidDel="00000000" w:rsidP="00000000" w:rsidRDefault="00000000" w:rsidRPr="00000000" w14:paraId="000003CB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دخل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3CC">
      <w:pPr>
        <w:numPr>
          <w:ilvl w:val="0"/>
          <w:numId w:val="8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وصف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الطريق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مصفوفة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بحجم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17*30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30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نقاط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نقطة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17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</w:p>
    <w:p w:rsidR="00000000" w:rsidDel="00000000" w:rsidP="00000000" w:rsidRDefault="00000000" w:rsidRPr="00000000" w14:paraId="000003CD">
      <w:pPr>
        <w:numPr>
          <w:ilvl w:val="0"/>
          <w:numId w:val="8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وصف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مصفوفة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بحجم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33*30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30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33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</w:p>
    <w:p w:rsidR="00000000" w:rsidDel="00000000" w:rsidP="00000000" w:rsidRDefault="00000000" w:rsidRPr="00000000" w14:paraId="000003CE">
      <w:pPr>
        <w:numPr>
          <w:ilvl w:val="0"/>
          <w:numId w:val="8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وصف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مصفوفة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بحجم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9*20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20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9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أبعاد</w:t>
      </w:r>
    </w:p>
    <w:p w:rsidR="00000000" w:rsidDel="00000000" w:rsidP="00000000" w:rsidRDefault="00000000" w:rsidRPr="00000000" w14:paraId="000003CF">
      <w:pPr>
        <w:numPr>
          <w:ilvl w:val="0"/>
          <w:numId w:val="8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وصف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31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</w:p>
    <w:p w:rsidR="00000000" w:rsidDel="00000000" w:rsidP="00000000" w:rsidRDefault="00000000" w:rsidRPr="00000000" w14:paraId="000003D0">
      <w:pPr>
        <w:keepNext w:val="0"/>
        <w:keepLines w:val="0"/>
        <w:bidi w:val="1"/>
        <w:spacing w:after="80" w:before="360" w:lineRule="auto"/>
        <w:rPr>
          <w:rFonts w:ascii="Traditional Arabic" w:cs="Traditional Arabic" w:eastAsia="Traditional Arabic" w:hAnsi="Traditional Arabic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1.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طبقات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الإسقاط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MLP</w:t>
      </w:r>
    </w:p>
    <w:p w:rsidR="00000000" w:rsidDel="00000000" w:rsidP="00000000" w:rsidRDefault="00000000" w:rsidRPr="00000000" w14:paraId="000003D1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المكو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نات</w:t>
      </w:r>
    </w:p>
    <w:p w:rsidR="00000000" w:rsidDel="00000000" w:rsidP="00000000" w:rsidRDefault="00000000" w:rsidRPr="00000000" w14:paraId="000003D2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إسقاط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نقطة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route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descriptor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3D3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إسقاط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محيطة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vehicle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descriptor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3D4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إسقاط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pedestrian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descriptor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3D5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إسقاط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لحالة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ego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3D6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الهدف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تحويل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شعاع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عده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الأصلي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يختلف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بحسب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نوعه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داخلي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ثابت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(256)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توحيد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مقياس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المعلومات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وتجهيزها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للدخول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آليات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الانتباه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D7">
      <w:pPr>
        <w:keepNext w:val="0"/>
        <w:keepLines w:val="0"/>
        <w:bidi w:val="1"/>
        <w:spacing w:after="80" w:before="360" w:lineRule="auto"/>
        <w:rPr>
          <w:rFonts w:ascii="Traditional Arabic" w:cs="Traditional Arabic" w:eastAsia="Traditional Arabic" w:hAnsi="Traditional Arabic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2.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دمج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التمثيلات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Concatenate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3D8">
      <w:pPr>
        <w:numPr>
          <w:ilvl w:val="0"/>
          <w:numId w:val="24"/>
        </w:numPr>
        <w:bidi w:val="1"/>
        <w:spacing w:after="0" w:afterAutospacing="0" w:before="24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مدخل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الـ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MLP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الخاص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نجمع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المخرجات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سياق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D9">
      <w:pPr>
        <w:numPr>
          <w:ilvl w:val="0"/>
          <w:numId w:val="24"/>
        </w:numPr>
        <w:bidi w:val="1"/>
        <w:spacing w:after="0" w:afterAutospacing="0" w:before="0" w:beforeAutospacing="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نحتفظ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بقناع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mask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ُّ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مدخلات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ٍ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فعلي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نقطة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طريق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وأي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مجرد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حشو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صفرية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DA">
      <w:pPr>
        <w:numPr>
          <w:ilvl w:val="0"/>
          <w:numId w:val="24"/>
        </w:numPr>
        <w:bidi w:val="1"/>
        <w:spacing w:after="240" w:before="0" w:beforeAutospacing="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يصبح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لدينا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مصفوفة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متسلسل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حجمها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80*256.</w:t>
      </w:r>
    </w:p>
    <w:p w:rsidR="00000000" w:rsidDel="00000000" w:rsidP="00000000" w:rsidRDefault="00000000" w:rsidRPr="00000000" w14:paraId="000003DB">
      <w:pPr>
        <w:keepNext w:val="0"/>
        <w:keepLines w:val="0"/>
        <w:bidi w:val="1"/>
        <w:spacing w:after="80" w:before="360" w:lineRule="auto"/>
        <w:rPr>
          <w:rFonts w:ascii="Traditional Arabic" w:cs="Traditional Arabic" w:eastAsia="Traditional Arabic" w:hAnsi="Traditional Arabic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3.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الانتباه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المتقاطع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الأولي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Cross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Attention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3DC">
      <w:pPr>
        <w:numPr>
          <w:ilvl w:val="0"/>
          <w:numId w:val="10"/>
        </w:numPr>
        <w:bidi w:val="1"/>
        <w:spacing w:after="0" w:afterAutospacing="0" w:before="240" w:lineRule="auto"/>
        <w:ind w:left="720" w:hanging="360"/>
        <w:rPr>
          <w:rFonts w:ascii="Traditional Arabic" w:cs="Traditional Arabic" w:eastAsia="Traditional Arabic" w:hAnsi="Traditional Arabic"/>
          <w:b w:val="1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آلية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العمل</w:t>
      </w:r>
    </w:p>
    <w:p w:rsidR="00000000" w:rsidDel="00000000" w:rsidP="00000000" w:rsidRDefault="00000000" w:rsidRPr="00000000" w14:paraId="000003DD">
      <w:pPr>
        <w:numPr>
          <w:ilvl w:val="1"/>
          <w:numId w:val="10"/>
        </w:numPr>
        <w:bidi w:val="1"/>
        <w:spacing w:after="0" w:afterAutospacing="0" w:before="0" w:beforeAutospacing="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تبدأ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بـ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32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متجها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كامنا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DE">
      <w:pPr>
        <w:numPr>
          <w:ilvl w:val="1"/>
          <w:numId w:val="10"/>
        </w:numPr>
        <w:bidi w:val="1"/>
        <w:spacing w:after="0" w:afterAutospacing="0" w:before="0" w:beforeAutospacing="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استعلام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تبحث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الأجزاء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الأكثر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وتلخ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نتيجة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DF">
      <w:pPr>
        <w:numPr>
          <w:ilvl w:val="0"/>
          <w:numId w:val="10"/>
        </w:numPr>
        <w:bidi w:val="1"/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النتيجة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مصغرة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(32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متجها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تلخيصا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مركزيا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بأكمله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يقلل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حجم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فقدان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المعلومات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الحرجة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E0">
      <w:pPr>
        <w:bidi w:val="1"/>
        <w:spacing w:after="240" w:before="240" w:lineRule="auto"/>
        <w:ind w:left="720" w:firstLine="0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           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(5-1):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مرمز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الأشعة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633413</wp:posOffset>
            </wp:positionH>
            <wp:positionV relativeFrom="paragraph">
              <wp:posOffset>161925</wp:posOffset>
            </wp:positionV>
            <wp:extent cx="4672013" cy="3434037"/>
            <wp:effectExtent b="0" l="0" r="0" t="0"/>
            <wp:wrapTopAndBottom distB="114300" distT="11430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4340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E1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pStyle w:val="Heading3"/>
        <w:bidi w:val="1"/>
        <w:rPr>
          <w:rFonts w:ascii="Traditional Arabic" w:cs="Traditional Arabic" w:eastAsia="Traditional Arabic" w:hAnsi="Traditional Arabic"/>
        </w:rPr>
      </w:pPr>
      <w:bookmarkStart w:colFirst="0" w:colLast="0" w:name="_ofplvl3u22qr" w:id="104"/>
      <w:bookmarkEnd w:id="104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2.3.5-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مشكل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الأشعة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الأجزاء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3E4">
      <w:pPr>
        <w:keepNext w:val="0"/>
        <w:keepLines w:val="0"/>
        <w:bidi w:val="1"/>
        <w:spacing w:after="80" w:before="36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1.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سلسلة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الانتباه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الذاتي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Attention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Stack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numPr>
          <w:ilvl w:val="0"/>
          <w:numId w:val="12"/>
        </w:numPr>
        <w:bidi w:val="1"/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آلية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العمل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br w:type="textWrapping"/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سبع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متوالية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ٍ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3E6">
      <w:pPr>
        <w:numPr>
          <w:ilvl w:val="1"/>
          <w:numId w:val="12"/>
        </w:numPr>
        <w:bidi w:val="1"/>
        <w:spacing w:after="0" w:afterAutospacing="0" w:before="0" w:beforeAutospacing="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متجه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يستخرج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المعلومات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باقي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نفسه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3E7">
      <w:pPr>
        <w:numPr>
          <w:ilvl w:val="1"/>
          <w:numId w:val="12"/>
        </w:numPr>
        <w:bidi w:val="1"/>
        <w:spacing w:after="0" w:afterAutospacing="0" w:before="0" w:beforeAutospacing="0" w:lineRule="auto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يدمج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رآه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حالته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إسقاط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داخلية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E8">
      <w:pPr>
        <w:numPr>
          <w:ilvl w:val="0"/>
          <w:numId w:val="12"/>
        </w:numPr>
        <w:bidi w:val="1"/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النتيجة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تمثيلات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كامنة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متزنة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قادرة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احتواء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العلاقات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المتبادلة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مقطع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–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–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طريق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حزمة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E9">
      <w:pPr>
        <w:keepNext w:val="0"/>
        <w:keepLines w:val="0"/>
        <w:bidi w:val="1"/>
        <w:spacing w:after="80" w:before="36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2.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الانتباه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المتقاطع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النهائي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Output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Cross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Attention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آلية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العمل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استعلامات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جديدة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output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queries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ليتواصل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الكامنة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ويستدعي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النقاط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الأكثر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إفادة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لتفسير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واتخاذ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EB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النتيجة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متجه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جاهز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للإدراج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الـ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LLM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لتوليد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والفعل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المقترح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مباشرة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EC">
      <w:pPr>
        <w:bidi w:val="1"/>
        <w:spacing w:after="240" w:before="240" w:lineRule="auto"/>
        <w:ind w:left="0" w:firstLine="0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169515</wp:posOffset>
            </wp:positionV>
            <wp:extent cx="4876800" cy="4295775"/>
            <wp:effectExtent b="0" l="0" r="0" t="0"/>
            <wp:wrapTopAndBottom distB="114300" distT="11430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9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EF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              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(5-2):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مشكل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الأشعة</w:t>
      </w:r>
    </w:p>
    <w:p w:rsidR="00000000" w:rsidDel="00000000" w:rsidP="00000000" w:rsidRDefault="00000000" w:rsidRPr="00000000" w14:paraId="000003F2">
      <w:pPr>
        <w:pStyle w:val="Heading3"/>
        <w:bidi w:val="1"/>
        <w:rPr>
          <w:rFonts w:ascii="Traditional Arabic" w:cs="Traditional Arabic" w:eastAsia="Traditional Arabic" w:hAnsi="Traditional Arabic"/>
        </w:rPr>
      </w:pPr>
      <w:bookmarkStart w:colFirst="0" w:colLast="0" w:name="_36sqmtug41gy" w:id="105"/>
      <w:bookmarkEnd w:id="105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3.3.5-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التكيف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المنخفض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الرتبة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محسن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بآلية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LoRA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تجميد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deepseek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-1.3-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base</w:t>
      </w:r>
    </w:p>
    <w:p w:rsidR="00000000" w:rsidDel="00000000" w:rsidP="00000000" w:rsidRDefault="00000000" w:rsidRPr="00000000" w14:paraId="000003F4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آلية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العمل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numPr>
          <w:ilvl w:val="0"/>
          <w:numId w:val="30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توليد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prompt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النصي</w:t>
      </w:r>
    </w:p>
    <w:p w:rsidR="00000000" w:rsidDel="00000000" w:rsidP="00000000" w:rsidRDefault="00000000" w:rsidRPr="00000000" w14:paraId="000003F6">
      <w:pPr>
        <w:bidi w:val="1"/>
        <w:ind w:left="144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### Instruction:</w:t>
      </w:r>
    </w:p>
    <w:p w:rsidR="00000000" w:rsidDel="00000000" w:rsidP="00000000" w:rsidRDefault="00000000" w:rsidRPr="00000000" w14:paraId="000003F7">
      <w:pPr>
        <w:bidi w:val="1"/>
        <w:ind w:left="144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تعليمات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3F8">
      <w:pPr>
        <w:bidi w:val="1"/>
        <w:ind w:left="144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### Input:</w:t>
      </w:r>
    </w:p>
    <w:p w:rsidR="00000000" w:rsidDel="00000000" w:rsidP="00000000" w:rsidRDefault="00000000" w:rsidRPr="00000000" w14:paraId="000003F9">
      <w:pPr>
        <w:bidi w:val="1"/>
        <w:ind w:left="144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جزء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فارغ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3FA">
      <w:pPr>
        <w:bidi w:val="1"/>
        <w:ind w:left="144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### Response:</w:t>
      </w:r>
    </w:p>
    <w:p w:rsidR="00000000" w:rsidDel="00000000" w:rsidP="00000000" w:rsidRDefault="00000000" w:rsidRPr="00000000" w14:paraId="000003FB">
      <w:pPr>
        <w:numPr>
          <w:ilvl w:val="0"/>
          <w:numId w:val="30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ترميز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prompt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سلسلة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input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ids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attention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mask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labels</w:t>
      </w:r>
    </w:p>
    <w:p w:rsidR="00000000" w:rsidDel="00000000" w:rsidP="00000000" w:rsidRDefault="00000000" w:rsidRPr="00000000" w14:paraId="000003FC">
      <w:pPr>
        <w:numPr>
          <w:ilvl w:val="0"/>
          <w:numId w:val="30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تضمين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خرج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المتجه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ودمجه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تضمين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prompt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محدد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بالضبط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تضمين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input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نحصل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prompt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المشهد</w:t>
      </w:r>
    </w:p>
    <w:p w:rsidR="00000000" w:rsidDel="00000000" w:rsidP="00000000" w:rsidRDefault="00000000" w:rsidRPr="00000000" w14:paraId="000003FD">
      <w:pPr>
        <w:numPr>
          <w:ilvl w:val="0"/>
          <w:numId w:val="30"/>
        </w:numPr>
        <w:bidi w:val="1"/>
        <w:ind w:left="144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تطبيق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LoRA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مستهدفا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وحدات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proj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proj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dropout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=0.05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=8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rank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=4</w:t>
      </w:r>
    </w:p>
    <w:p w:rsidR="00000000" w:rsidDel="00000000" w:rsidP="00000000" w:rsidRDefault="00000000" w:rsidRPr="00000000" w14:paraId="000003FE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pStyle w:val="Heading2"/>
        <w:bidi w:val="1"/>
        <w:rPr>
          <w:rFonts w:ascii="Traditional Arabic" w:cs="Traditional Arabic" w:eastAsia="Traditional Arabic" w:hAnsi="Traditional Arabic"/>
          <w:b w:val="0"/>
          <w:color w:val="000000"/>
          <w:sz w:val="18"/>
          <w:szCs w:val="18"/>
          <w:highlight w:val="white"/>
        </w:rPr>
      </w:pPr>
      <w:bookmarkStart w:colFirst="0" w:colLast="0" w:name="_nu9fbmyjyuiu" w:id="106"/>
      <w:bookmarkEnd w:id="106"/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sz w:val="36"/>
          <w:szCs w:val="36"/>
          <w:highlight w:val="white"/>
          <w:rtl w:val="0"/>
        </w:rPr>
        <w:t xml:space="preserve">  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highlight w:val="white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highlight w:val="white"/>
          <w:rtl w:val="1"/>
        </w:rPr>
        <w:t xml:space="preserve"> (5-3):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highlight w:val="white"/>
          <w:rtl w:val="1"/>
        </w:rPr>
        <w:t xml:space="preserve">نموذج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highlight w:val="white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0"/>
          <w:color w:val="000000"/>
          <w:highlight w:val="white"/>
          <w:rtl w:val="0"/>
        </w:rPr>
        <w:t xml:space="preserve">LORA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1847850</wp:posOffset>
            </wp:positionH>
            <wp:positionV relativeFrom="paragraph">
              <wp:posOffset>161925</wp:posOffset>
            </wp:positionV>
            <wp:extent cx="2476500" cy="4529138"/>
            <wp:effectExtent b="0" l="0" r="0" t="0"/>
            <wp:wrapTopAndBottom distB="114300" distT="11430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529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03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degmyhv7ino0" w:id="107"/>
      <w:bookmarkEnd w:id="107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4.5-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معايير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التقييم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المتبعة</w:t>
      </w:r>
    </w:p>
    <w:p w:rsidR="00000000" w:rsidDel="00000000" w:rsidP="00000000" w:rsidRDefault="00000000" w:rsidRPr="00000000" w14:paraId="00000404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الأخذ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الاعتبار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المعايير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اتباعها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البحث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الأخير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المذكور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الدراسة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المرجعية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</w:p>
    <w:p w:rsidR="00000000" w:rsidDel="00000000" w:rsidP="00000000" w:rsidRDefault="00000000" w:rsidRPr="00000000" w14:paraId="00000405">
      <w:pPr>
        <w:numPr>
          <w:ilvl w:val="0"/>
          <w:numId w:val="14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TL accuracy</w:t>
      </w:r>
    </w:p>
    <w:p w:rsidR="00000000" w:rsidDel="00000000" w:rsidP="00000000" w:rsidRDefault="00000000" w:rsidRPr="00000000" w14:paraId="00000406">
      <w:pPr>
        <w:numPr>
          <w:ilvl w:val="0"/>
          <w:numId w:val="14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Vehicle count</w:t>
      </w:r>
    </w:p>
    <w:p w:rsidR="00000000" w:rsidDel="00000000" w:rsidP="00000000" w:rsidRDefault="00000000" w:rsidRPr="00000000" w14:paraId="00000407">
      <w:pPr>
        <w:numPr>
          <w:ilvl w:val="0"/>
          <w:numId w:val="14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Pedestrian count</w:t>
      </w:r>
    </w:p>
    <w:p w:rsidR="00000000" w:rsidDel="00000000" w:rsidP="00000000" w:rsidRDefault="00000000" w:rsidRPr="00000000" w14:paraId="00000408">
      <w:pPr>
        <w:numPr>
          <w:ilvl w:val="0"/>
          <w:numId w:val="14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Lon control</w:t>
      </w:r>
    </w:p>
    <w:p w:rsidR="00000000" w:rsidDel="00000000" w:rsidP="00000000" w:rsidRDefault="00000000" w:rsidRPr="00000000" w14:paraId="00000409">
      <w:pPr>
        <w:numPr>
          <w:ilvl w:val="0"/>
          <w:numId w:val="14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Lat control</w:t>
      </w:r>
    </w:p>
    <w:p w:rsidR="00000000" w:rsidDel="00000000" w:rsidP="00000000" w:rsidRDefault="00000000" w:rsidRPr="00000000" w14:paraId="0000040A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pStyle w:val="Heading1"/>
        <w:bidi w:val="1"/>
        <w:spacing w:after="240" w:lineRule="auto"/>
        <w:jc w:val="left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og62dyay9ekx" w:id="108"/>
      <w:bookmarkEnd w:id="108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السادس</w:t>
      </w:r>
    </w:p>
    <w:p w:rsidR="00000000" w:rsidDel="00000000" w:rsidP="00000000" w:rsidRDefault="00000000" w:rsidRPr="00000000" w14:paraId="0000040C">
      <w:pPr>
        <w:pStyle w:val="Heading1"/>
        <w:bidi w:val="1"/>
        <w:spacing w:after="360" w:before="12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5t0281nnmghs" w:id="109"/>
      <w:bookmarkEnd w:id="109"/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تصميم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النظام</w:t>
      </w:r>
    </w:p>
    <w:p w:rsidR="00000000" w:rsidDel="00000000" w:rsidP="00000000" w:rsidRDefault="00000000" w:rsidRPr="00000000" w14:paraId="0000040D">
      <w:pPr>
        <w:bidi w:val="1"/>
        <w:spacing w:after="720" w:lineRule="auto"/>
        <w:ind w:left="1109" w:right="1080"/>
        <w:jc w:val="both"/>
        <w:rPr>
          <w:rFonts w:ascii="Traditional Arabic" w:cs="Traditional Arabic" w:eastAsia="Traditional Arabic" w:hAnsi="Traditional Arabic"/>
          <w:i w:val="1"/>
          <w:sz w:val="30"/>
          <w:szCs w:val="30"/>
        </w:rPr>
      </w:pPr>
      <w:bookmarkStart w:colFirst="0" w:colLast="0" w:name="_una74tltiw2z" w:id="86"/>
      <w:bookmarkEnd w:id="86"/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يعرض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القرارات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التصميمية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بني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خلالها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النظام</w:t>
      </w:r>
    </w:p>
    <w:p w:rsidR="00000000" w:rsidDel="00000000" w:rsidP="00000000" w:rsidRDefault="00000000" w:rsidRPr="00000000" w14:paraId="0000040E">
      <w:pPr>
        <w:pStyle w:val="Heading2"/>
        <w:bidi w:val="1"/>
        <w:spacing w:after="0" w:line="276" w:lineRule="auto"/>
        <w:ind w:left="1109" w:right="1080"/>
        <w:jc w:val="both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7w7oar29a52q" w:id="110"/>
      <w:bookmarkEnd w:id="110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1.6-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مقدمة</w:t>
      </w:r>
    </w:p>
    <w:p w:rsidR="00000000" w:rsidDel="00000000" w:rsidP="00000000" w:rsidRDefault="00000000" w:rsidRPr="00000000" w14:paraId="0000040F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التصميم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تحقيق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وفعال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يسمح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بجمع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الشعاعية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محددة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تفسير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النتائج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واسترجاع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الأفعال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اللازمة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للتحكم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الحقيقي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سلامة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التنقل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ووضوح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التفسير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10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7pz3ku3x1jfb" w:id="111"/>
      <w:bookmarkEnd w:id="111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2.6-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المحاكاة</w:t>
      </w:r>
    </w:p>
    <w:p w:rsidR="00000000" w:rsidDel="00000000" w:rsidP="00000000" w:rsidRDefault="00000000" w:rsidRPr="00000000" w14:paraId="00000412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اختيار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CARLA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مفتوحة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المصدر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لنا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برمجة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التطبيقات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APIs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وتسمح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للمستخدمين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بتخصيص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جانب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جوانب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بدءا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والخرائط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وصولا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سلوكيات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وتقدم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واسعة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الحساسات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المدعومة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كاميرات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RGB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وكاميرات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العمق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مكتبات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Pytorch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TensorFlow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13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sjw3t923z80g" w:id="112"/>
      <w:bookmarkEnd w:id="112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3.6-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اللغوي</w:t>
      </w:r>
    </w:p>
    <w:p w:rsidR="00000000" w:rsidDel="00000000" w:rsidP="00000000" w:rsidRDefault="00000000" w:rsidRPr="00000000" w14:paraId="00000415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الهجين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دمج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ترميز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fine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tune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اعتماد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modular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architecture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تقسيم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ملفات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مرونة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تغيير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استثمار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الموارد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تقنيات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8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bit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16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u1aznkroh24a" w:id="113"/>
      <w:bookmarkEnd w:id="113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4.6-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الواجهات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الخلفية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Back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End</w:t>
      </w:r>
    </w:p>
    <w:p w:rsidR="00000000" w:rsidDel="00000000" w:rsidP="00000000" w:rsidRDefault="00000000" w:rsidRPr="00000000" w14:paraId="00000418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اتخاذ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معمارية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vertical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slice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architecture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المعمارية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تقسيم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التطبيق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شرائح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تحتوي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شريحة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جميع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الهندسة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المعمارية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</w:p>
    <w:p w:rsidR="00000000" w:rsidDel="00000000" w:rsidP="00000000" w:rsidRDefault="00000000" w:rsidRPr="00000000" w14:paraId="00000419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سبيل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المثال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الاتصال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قاعدة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المعطيات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ومنطق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...(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لتوفير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كاملة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مستقلة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باقي</w:t>
      </w:r>
    </w:p>
    <w:p w:rsidR="00000000" w:rsidDel="00000000" w:rsidP="00000000" w:rsidRDefault="00000000" w:rsidRPr="00000000" w14:paraId="0000041A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1B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المعمارية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الفوائد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أهمها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41C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numPr>
          <w:ilvl w:val="0"/>
          <w:numId w:val="21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تحترم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مبدأ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single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responsibility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شريحة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slice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تحتوي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المنطق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الخاص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بميزة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معينة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feature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يسمح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باختبارها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وصيانتها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بسهولة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بمعزل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الميزات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الأخرى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يقدمها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1E">
      <w:pPr>
        <w:numPr>
          <w:ilvl w:val="0"/>
          <w:numId w:val="36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تحترم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مبدأ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High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Cohesion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مكونات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الشريحة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مكونات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الشريحة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متماسكة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هدفا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واحدا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ً.</w:t>
      </w:r>
    </w:p>
    <w:p w:rsidR="00000000" w:rsidDel="00000000" w:rsidP="00000000" w:rsidRDefault="00000000" w:rsidRPr="00000000" w14:paraId="0000041F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الجدير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بالذكر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تعاني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أهمها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420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مكونات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الشريحة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قابلة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لإعادة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شرائح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أخرى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يؤدي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إعادة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المكونات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شرائح</w:t>
      </w:r>
    </w:p>
    <w:p w:rsidR="00000000" w:rsidDel="00000000" w:rsidP="00000000" w:rsidRDefault="00000000" w:rsidRPr="00000000" w14:paraId="00000421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أخرى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إعادة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الشريحة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الأساسية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422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37ifjqrfqq9o" w:id="114"/>
      <w:bookmarkEnd w:id="114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5.6-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الواجهات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الأمامية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قائمة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المكونات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الفوائد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أهمها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425">
      <w:pPr>
        <w:numPr>
          <w:ilvl w:val="0"/>
          <w:numId w:val="18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النسيقية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Modularity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تسمح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بتقسيم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وحدات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أصغر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مكونات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مستقلة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يغلف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وظيفة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محددة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يجعل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إدارته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وفهمه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أسهل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426">
      <w:pPr>
        <w:numPr>
          <w:ilvl w:val="0"/>
          <w:numId w:val="18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قابلية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إعادة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بمجرد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إنشاء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أحد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المكونات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إعادة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أجزاء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مختلفة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حتى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مشاريع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مختلفة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يقلل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التكرار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ويسرع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الاتساق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والسلوك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427">
      <w:pPr>
        <w:numPr>
          <w:ilvl w:val="0"/>
          <w:numId w:val="18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سهولة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تصحيح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الأخطاء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المكونات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المعزولة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تبسيط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عملية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تصحيح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الأخطاء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تتبع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المشكلات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مكونات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معينة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البحث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قاعدة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الرماز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huge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codebase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428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</w:rPr>
        <w:drawing>
          <wp:inline distB="114300" distT="114300" distL="114300" distR="114300">
            <wp:extent cx="5943600" cy="316230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                 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(6-1):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مثال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الواجهة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الأمامية</w:t>
      </w:r>
    </w:p>
    <w:p w:rsidR="00000000" w:rsidDel="00000000" w:rsidP="00000000" w:rsidRDefault="00000000" w:rsidRPr="00000000" w14:paraId="0000042D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pStyle w:val="Heading1"/>
        <w:bidi w:val="1"/>
        <w:spacing w:after="240" w:lineRule="auto"/>
        <w:jc w:val="center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2lp8o7c3irqe" w:id="115"/>
      <w:bookmarkEnd w:id="115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السابع</w:t>
      </w:r>
    </w:p>
    <w:p w:rsidR="00000000" w:rsidDel="00000000" w:rsidP="00000000" w:rsidRDefault="00000000" w:rsidRPr="00000000" w14:paraId="0000043F">
      <w:pPr>
        <w:pStyle w:val="Heading1"/>
        <w:bidi w:val="1"/>
        <w:spacing w:after="360" w:before="12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2zhy9zwjspnp" w:id="116"/>
      <w:bookmarkEnd w:id="116"/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الأدوات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المستخدمة</w:t>
      </w:r>
    </w:p>
    <w:p w:rsidR="00000000" w:rsidDel="00000000" w:rsidP="00000000" w:rsidRDefault="00000000" w:rsidRPr="00000000" w14:paraId="00000440">
      <w:pPr>
        <w:bidi w:val="1"/>
        <w:spacing w:after="720" w:lineRule="auto"/>
        <w:ind w:left="1109" w:right="1080"/>
        <w:jc w:val="both"/>
        <w:rPr>
          <w:rFonts w:ascii="Traditional Arabic" w:cs="Traditional Arabic" w:eastAsia="Traditional Arabic" w:hAnsi="Traditional Arabic"/>
          <w:i w:val="1"/>
          <w:sz w:val="30"/>
          <w:szCs w:val="30"/>
        </w:rPr>
      </w:pPr>
      <w:bookmarkStart w:colFirst="0" w:colLast="0" w:name="_una74tltiw2z" w:id="86"/>
      <w:bookmarkEnd w:id="86"/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يعرض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الأدوات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المستخدمة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لتنجيز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النظام</w:t>
      </w:r>
    </w:p>
    <w:p w:rsidR="00000000" w:rsidDel="00000000" w:rsidP="00000000" w:rsidRDefault="00000000" w:rsidRPr="00000000" w14:paraId="00000441">
      <w:pPr>
        <w:pStyle w:val="Heading2"/>
        <w:bidi w:val="1"/>
        <w:spacing w:after="0" w:lineRule="auto"/>
        <w:ind w:left="1109" w:right="1080"/>
        <w:jc w:val="both"/>
        <w:rPr>
          <w:rFonts w:ascii="Traditional Arabic" w:cs="Traditional Arabic" w:eastAsia="Traditional Arabic" w:hAnsi="Traditional Arabic"/>
        </w:rPr>
      </w:pPr>
      <w:bookmarkStart w:colFirst="0" w:colLast="0" w:name="_c34lpapo44sr" w:id="117"/>
      <w:bookmarkEnd w:id="117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1.7-Docker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bidi w:val="1"/>
        <w:spacing w:after="0" w:lineRule="auto"/>
        <w:ind w:right="108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مفتوحة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مصممة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لأتمتة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عملية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نشر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التطبيقات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وتوسيع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نطاقها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scaling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وإدارتها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خفيفة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الوزن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containers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</w:p>
    <w:p w:rsidR="00000000" w:rsidDel="00000000" w:rsidP="00000000" w:rsidRDefault="00000000" w:rsidRPr="00000000" w14:paraId="00000443">
      <w:pPr>
        <w:bidi w:val="1"/>
        <w:spacing w:after="0" w:lineRule="auto"/>
        <w:ind w:right="108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container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معزولة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تجمع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التطبيق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وجميع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تبعياته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يسمح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بتشغيله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متسق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عبر</w:t>
      </w:r>
    </w:p>
    <w:p w:rsidR="00000000" w:rsidDel="00000000" w:rsidP="00000000" w:rsidRDefault="00000000" w:rsidRPr="00000000" w14:paraId="00000444">
      <w:pPr>
        <w:bidi w:val="1"/>
        <w:spacing w:after="0" w:lineRule="auto"/>
        <w:ind w:right="108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حوسبة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مختلفة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أنظمة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تشغيل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مختلفة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مزودي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الخدمات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السحابية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445">
      <w:pPr>
        <w:bidi w:val="1"/>
        <w:spacing w:after="0" w:lineRule="auto"/>
        <w:ind w:right="108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pStyle w:val="Heading2"/>
        <w:bidi w:val="1"/>
        <w:ind w:right="1080"/>
        <w:jc w:val="both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spnskt5yjadn" w:id="118"/>
      <w:bookmarkEnd w:id="118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2.7-MongoDB</w:t>
      </w:r>
    </w:p>
    <w:p w:rsidR="00000000" w:rsidDel="00000000" w:rsidP="00000000" w:rsidRDefault="00000000" w:rsidRPr="00000000" w14:paraId="00000447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MongoDB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برنامج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قاعدة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NoSQL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مفتوح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المصدر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شائع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يندرج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قواعد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الموجهة</w:t>
      </w:r>
    </w:p>
    <w:p w:rsidR="00000000" w:rsidDel="00000000" w:rsidP="00000000" w:rsidRDefault="00000000" w:rsidRPr="00000000" w14:paraId="00000448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للمستندات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document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oriented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databases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يعني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يخزن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بتنسيق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يشبه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JSON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يعرف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BSON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JSON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الثنائي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449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تصميم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MongoDB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ليكون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مرنا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وقابل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للتوسع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وسهل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المطورين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والمسؤولين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administrators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44A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6h6qunkjelk4" w:id="119"/>
      <w:bookmarkEnd w:id="119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3.7-GitHub</w:t>
      </w:r>
    </w:p>
    <w:p w:rsidR="00000000" w:rsidDel="00000000" w:rsidP="00000000" w:rsidRDefault="00000000" w:rsidRPr="00000000" w14:paraId="0000044C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أدوات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للتحكم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الإصدارات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والتعاون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المطورين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البرامج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مبنية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</w:p>
    <w:p w:rsidR="00000000" w:rsidDel="00000000" w:rsidP="00000000" w:rsidRDefault="00000000" w:rsidRPr="00000000" w14:paraId="0000044D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التحكم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الإصدارات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Git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تسمح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المنصة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بتخزين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البرمجي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ومشاركته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المطورين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تقدم</w:t>
      </w:r>
    </w:p>
    <w:p w:rsidR="00000000" w:rsidDel="00000000" w:rsidP="00000000" w:rsidRDefault="00000000" w:rsidRPr="00000000" w14:paraId="0000044E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الأدوات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للتعامل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المستندة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السحابة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cloud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وإستضافة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مواقع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الثابتة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44F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8eddld34smn1" w:id="120"/>
      <w:bookmarkEnd w:id="120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4.7-Hugging Face</w:t>
      </w:r>
    </w:p>
    <w:p w:rsidR="00000000" w:rsidDel="00000000" w:rsidP="00000000" w:rsidRDefault="00000000" w:rsidRPr="00000000" w14:paraId="00000451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مفتوحة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المصدر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وشركة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متخصصة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الطبيعية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المنصة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مكتبة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ضخمة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الجاهزة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GPT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BERT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وغيرها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تطبيقات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بسهولة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وسرعة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Hugging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Face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متكاملة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للمطورين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تتيح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ومشاركة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ومجموعات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والتطبيقات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مفتوح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أبرز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فوائد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Hugging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Face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تسهيل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الوصول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أحدث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تقنيات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وتمكين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المطورين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والباحثين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التعاون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وتوفير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وقت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وجهد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كبيرين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عملية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واختبار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دعم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المجتمع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المفتوح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وتبادل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المعرفة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52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z94yvfvntrzs" w:id="121"/>
      <w:bookmarkEnd w:id="121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5.7- Pytorch</w:t>
      </w:r>
    </w:p>
    <w:p w:rsidR="00000000" w:rsidDel="00000000" w:rsidP="00000000" w:rsidRDefault="00000000" w:rsidRPr="00000000" w14:paraId="00000454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مكتبة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برمجية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مفتوحة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المصدر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تطويرها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ِ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شركة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ميتا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واسع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مجالات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العميق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55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تتميز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PyTorch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بمرونة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برمجية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بسيطة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وسهلة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يجعلها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خيارا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مثاليا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للباحثين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والمطورين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PyTorch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دعما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قويا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لحوسبة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المصفوفات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والعمليات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الحسابية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المتقدمة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وحدات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الرسوميات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GPU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تتيح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إمكانية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الشبكات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العصبية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بسهولة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توفير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حساب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تلقائي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للتدرجات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AutoGrad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PyTorch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واسع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الأبحاث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التطبيقات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مجالات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الطبيعية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رؤية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الحاسوب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والروبوتات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الابتكار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تقنيات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56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844ebvtgkrv1" w:id="122"/>
      <w:bookmarkEnd w:id="122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6.7- FastAPI</w:t>
      </w:r>
    </w:p>
    <w:p w:rsidR="00000000" w:rsidDel="00000000" w:rsidP="00000000" w:rsidRDefault="00000000" w:rsidRPr="00000000" w14:paraId="00000458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Framework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حديث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ومفتوح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المصدر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مخصص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برمجية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APIs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سريعة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وعالية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بايثون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59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يتميز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FastAPI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بسهولة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والتوافق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معايير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OpenAPI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JSON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Schema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توثيق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واختبار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التطبيقات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تلقائي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FastAPI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مكتبة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Pydantic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للتحقق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وإدارة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ويدعم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البرمجة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المتزامنة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Asynchronous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Programming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يسمح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بتحقيق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ٍ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تطبيقات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بفضل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أدائه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العالي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وسهولة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أصبح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FastAPI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أكثر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الأدوات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شهرة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وانتشار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الخدمات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الخلفية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Backend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للأنظمة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الحديثة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وتطبيقات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وكذلك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تقديم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حلول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سريعة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وآمنة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للمطورين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5A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7y7vpg83hyh6" w:id="123"/>
      <w:bookmarkEnd w:id="123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7.7-React</w:t>
      </w:r>
    </w:p>
    <w:p w:rsidR="00000000" w:rsidDel="00000000" w:rsidP="00000000" w:rsidRDefault="00000000" w:rsidRPr="00000000" w14:paraId="0000045C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مكتبة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برمجية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مفتوحة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المصدر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تطويرها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بواسطة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شركة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فيسبوك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ميتا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حالي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UI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لتطبيقات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الحديثة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بطريقة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سهلة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ومنظمة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تعتمد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React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مفهوم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المكونات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Components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تتيح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تقسيم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أجزاء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صغيرة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قابلة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لإعادة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والصيانة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بسهولة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الوقت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ويزيد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كفاءة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تتميز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React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البرمجة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التصريحية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Declarative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Programming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آلية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الـ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Virtual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DOM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التطبيقات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تجربة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سلسة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وسريعة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React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واسع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الشركات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العالمية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تطبيقات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متقدمة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وقابلة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للتوس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وتتميز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بوجود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مجتمع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كبير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ونشط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المطورين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يساهمون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دعمها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أدواتها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مستمر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5D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30x33l665r8j" w:id="124"/>
      <w:bookmarkEnd w:id="124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8.7-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محاكي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CARLA</w:t>
      </w:r>
    </w:p>
    <w:p w:rsidR="00000000" w:rsidDel="00000000" w:rsidP="00000000" w:rsidRDefault="00000000" w:rsidRPr="00000000" w14:paraId="00000460">
      <w:pPr>
        <w:bidi w:val="1"/>
        <w:spacing w:after="24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محاكي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مفتوح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المصدر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تطويره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الصفر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ليكون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وقابلة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للتخصيص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تهدف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دعم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متنوعة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المهام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المتعلقة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بمشاكل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أحد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الأهداف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الأساسية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المساهمة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ديمقراطية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البحث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تقديم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للجميع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الوصول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إليها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وتخصيصها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بسهولة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لتحقيق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المحاكي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تلبية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متطلبات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الاستخدامات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المختلفة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سياسات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خوارزميات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الإدراك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وغير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461">
      <w:pPr>
        <w:bidi w:val="1"/>
        <w:spacing w:after="24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يعتمد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محرك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Unreal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Engine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لإجراء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ويستخدم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معيار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ASAM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OpenDRIVE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لتحديد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الطرق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والبيئات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الحضرية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التحكم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برمجة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تطبيقات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API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Python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++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تتطور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باستمرار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62">
      <w:pPr>
        <w:bidi w:val="1"/>
        <w:spacing w:after="240" w:before="20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يتكون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CARLA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خادم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وعميل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الخادم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مسؤول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تنفيذ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الفيزياء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وتحديث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العالم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وعرض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الحساسات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العميل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فيتحكم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منطق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السيناريوهات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وظروف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هناك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وحدات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إضافية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463">
      <w:pPr>
        <w:numPr>
          <w:ilvl w:val="0"/>
          <w:numId w:val="45"/>
        </w:numPr>
        <w:bidi w:val="1"/>
        <w:spacing w:after="24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مدير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الحركة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المرورية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يتحكم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حركة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واقعية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64">
      <w:pPr>
        <w:numPr>
          <w:ilvl w:val="0"/>
          <w:numId w:val="45"/>
        </w:numPr>
        <w:bidi w:val="1"/>
        <w:spacing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الحساسات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الكاميرات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والرادارات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والليدار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معلومات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مفصلة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65">
      <w:pPr>
        <w:numPr>
          <w:ilvl w:val="0"/>
          <w:numId w:val="45"/>
        </w:numPr>
        <w:bidi w:val="1"/>
        <w:spacing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دعم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ROS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Autoware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للربط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أخرى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66">
      <w:pPr>
        <w:numPr>
          <w:ilvl w:val="0"/>
          <w:numId w:val="45"/>
        </w:numPr>
        <w:bidi w:val="1"/>
        <w:spacing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أصول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مفتوحة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خرائط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قابلة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للتخصيص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ومكتبة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كائنات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67">
      <w:pPr>
        <w:numPr>
          <w:ilvl w:val="0"/>
          <w:numId w:val="45"/>
        </w:numPr>
        <w:bidi w:val="1"/>
        <w:spacing w:after="240" w:before="200" w:lineRule="auto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Scenario Runner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لتوفير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سيناريوهات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قابلة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للتكرار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واستخدامها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تحديات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CARLA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68">
      <w:pPr>
        <w:bidi w:val="1"/>
        <w:spacing w:after="240" w:before="200" w:lineRule="auto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danvcwyl3bl2" w:id="125"/>
      <w:bookmarkEnd w:id="125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9.7- DeepSeek</w:t>
      </w:r>
    </w:p>
    <w:p w:rsidR="00000000" w:rsidDel="00000000" w:rsidP="00000000" w:rsidRDefault="00000000" w:rsidRPr="00000000" w14:paraId="0000046A">
      <w:pPr>
        <w:bidi w:val="1"/>
        <w:spacing w:line="276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مشروع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مفتوح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المصدر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متقدمة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تركز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أساسي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الكبيرة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LLMs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واسعة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التطبيقات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الطبيعية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الترميز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التوليدي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تتميز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DeepSeek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بكفاءتها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اللغوية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وتوليد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نصوص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دقيقة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ومتماسكة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وتوفير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إمكانات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متقدمة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للمستخدمين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يحظى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المشروع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بدعم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واسع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مجتمع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المطورين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والباحثين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بفضل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توفير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مفتوحة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المصدر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تطويرها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وتخصيصها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بسهولة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لمهام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متنوعة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6B">
      <w:pPr>
        <w:bidi w:val="1"/>
        <w:spacing w:line="276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Style w:val="Heading2"/>
        <w:bidi w:val="1"/>
        <w:spacing w:line="276" w:lineRule="auto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8ti81d6t74xo" w:id="126"/>
      <w:bookmarkEnd w:id="126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0"/>
        </w:rPr>
        <w:t xml:space="preserve">10.7- Kaggle</w:t>
      </w:r>
    </w:p>
    <w:p w:rsidR="00000000" w:rsidDel="00000000" w:rsidP="00000000" w:rsidRDefault="00000000" w:rsidRPr="00000000" w14:paraId="0000046D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مميزة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للمطورين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ومبرمجي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متكاملة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ومجانية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لكتابة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الأكواد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الـ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Notebooks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التفاعلية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تدعم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لغات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برمجية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متعددة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Python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6E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المنصة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مصادر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برمجية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جاهزة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ومكتبات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مثبتة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مسبق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TensorFlow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PyTorch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scikit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learn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يسمح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للمستخدمين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البدء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مباشرة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تحليل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وتدريب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واختبارها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بسهولة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تحتوي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Kaggle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مكتبة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ضخمة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المتنوعة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والمتاحة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المشاريع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والتجارب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الشخصية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العملية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6F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بالإضافة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لذلك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المنصة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حسابية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ممتازة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15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G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GPU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-100.</w:t>
      </w:r>
    </w:p>
    <w:p w:rsidR="00000000" w:rsidDel="00000000" w:rsidP="00000000" w:rsidRDefault="00000000" w:rsidRPr="00000000" w14:paraId="00000470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Style w:val="Heading1"/>
        <w:bidi w:val="1"/>
        <w:spacing w:after="240" w:lineRule="auto"/>
        <w:jc w:val="center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dgv5he78uvxf" w:id="127"/>
      <w:bookmarkEnd w:id="127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الثامن</w:t>
      </w:r>
    </w:p>
    <w:p w:rsidR="00000000" w:rsidDel="00000000" w:rsidP="00000000" w:rsidRDefault="00000000" w:rsidRPr="00000000" w14:paraId="00000484">
      <w:pPr>
        <w:pStyle w:val="Heading1"/>
        <w:bidi w:val="1"/>
        <w:spacing w:after="360" w:before="12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q7hsuevfyxt" w:id="128"/>
      <w:bookmarkEnd w:id="128"/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تنجيز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النظام</w:t>
      </w:r>
    </w:p>
    <w:p w:rsidR="00000000" w:rsidDel="00000000" w:rsidP="00000000" w:rsidRDefault="00000000" w:rsidRPr="00000000" w14:paraId="00000485">
      <w:pPr>
        <w:bidi w:val="1"/>
        <w:spacing w:after="720" w:lineRule="auto"/>
        <w:ind w:left="1109" w:right="1080"/>
        <w:jc w:val="both"/>
        <w:rPr>
          <w:rFonts w:ascii="Traditional Arabic" w:cs="Traditional Arabic" w:eastAsia="Traditional Arabic" w:hAnsi="Traditional Arabic"/>
          <w:i w:val="1"/>
          <w:sz w:val="30"/>
          <w:szCs w:val="30"/>
        </w:rPr>
      </w:pPr>
      <w:bookmarkStart w:colFirst="0" w:colLast="0" w:name="_una74tltiw2z" w:id="86"/>
      <w:bookmarkEnd w:id="86"/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يعرض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كيفية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تنجيز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تفصيل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جزء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i w:val="1"/>
          <w:sz w:val="30"/>
          <w:szCs w:val="30"/>
          <w:rtl w:val="1"/>
        </w:rPr>
        <w:t xml:space="preserve">أجزاءه</w:t>
      </w:r>
    </w:p>
    <w:p w:rsidR="00000000" w:rsidDel="00000000" w:rsidP="00000000" w:rsidRDefault="00000000" w:rsidRPr="00000000" w14:paraId="00000486">
      <w:pPr>
        <w:pStyle w:val="Heading2"/>
        <w:bidi w:val="1"/>
        <w:spacing w:after="0" w:lineRule="auto"/>
        <w:ind w:left="1109" w:right="1080"/>
        <w:jc w:val="both"/>
        <w:rPr>
          <w:rFonts w:ascii="Traditional Arabic" w:cs="Traditional Arabic" w:eastAsia="Traditional Arabic" w:hAnsi="Traditional Arabic"/>
        </w:rPr>
      </w:pPr>
      <w:bookmarkStart w:colFirst="0" w:colLast="0" w:name="_wh42cgnvb64" w:id="129"/>
      <w:bookmarkEnd w:id="129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1.8-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مقدمة</w:t>
      </w:r>
    </w:p>
    <w:p w:rsidR="00000000" w:rsidDel="00000000" w:rsidP="00000000" w:rsidRDefault="00000000" w:rsidRPr="00000000" w14:paraId="00000487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عملية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تطوير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وبناء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رفع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الرماز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المصدري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الخاص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بكل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مكون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Git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مستودعات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Repositores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تجميع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الرماز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البرمجي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فرع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branch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يسمى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dev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يرمز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مرحلة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التطوير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(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development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بحيث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أنه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عند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مكون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إنشاء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فرع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جديد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الفرع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dev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ويتم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دمجها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الفرع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dev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عند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إنجاز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المكون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كاملا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يحقق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الأسلوب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مبدأ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Continues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Integration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تجميع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الرماز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البرمجي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خدمة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مستودع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مركزي</w:t>
      </w:r>
    </w:p>
    <w:p w:rsidR="00000000" w:rsidDel="00000000" w:rsidP="00000000" w:rsidRDefault="00000000" w:rsidRPr="00000000" w14:paraId="00000489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جميع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المطورين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الوصول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والعمل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نفس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الرماز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8A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53flexvw6psw" w:id="130"/>
      <w:bookmarkEnd w:id="130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2.8-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الواجهات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الأمامية</w:t>
      </w:r>
    </w:p>
    <w:p w:rsidR="00000000" w:rsidDel="00000000" w:rsidP="00000000" w:rsidRDefault="00000000" w:rsidRPr="00000000" w14:paraId="0000048C">
      <w:pPr>
        <w:pStyle w:val="Heading3"/>
        <w:bidi w:val="1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z3ro5ydwhdcf" w:id="131"/>
      <w:bookmarkEnd w:id="131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1.2.8-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آلية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التنجيز</w:t>
      </w:r>
    </w:p>
    <w:p w:rsidR="00000000" w:rsidDel="00000000" w:rsidP="00000000" w:rsidRDefault="00000000" w:rsidRPr="00000000" w14:paraId="0000048D">
      <w:pPr>
        <w:bidi w:val="1"/>
        <w:spacing w:after="240" w:before="240" w:lineRule="auto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بإستخدام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Vite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مكتبة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React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نستطيع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الاستفادة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جميع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خواص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React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السرعة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العالي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يقدمه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Vite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عملية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التطوير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حديث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يساعد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تفاعلية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لعرض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الإحصائيات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وخرائط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الوقت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إذ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اختيار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مكتبة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Recharts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الرسوم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التفاعلية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ومكتبة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Radix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UI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لتوفير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مكونات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عالية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الجودة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8E">
      <w:pPr>
        <w:bidi w:val="1"/>
        <w:spacing w:after="240" w:before="240" w:lineRule="auto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عرض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الإحصائيات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والتحليلات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البداية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الاستفادة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مكتبة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ShadCN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UI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لعدة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أسباب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أهمها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48F">
      <w:pPr>
        <w:bidi w:val="1"/>
        <w:spacing w:after="240" w:before="240" w:lineRule="auto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أجل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تحقيق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التحكم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بعرض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والإحصائيات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الخاصة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وإدارة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90">
      <w:pPr>
        <w:bidi w:val="1"/>
        <w:spacing w:after="240" w:before="240" w:lineRule="auto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التحكم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بتنسيق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الخرائط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والرسوم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معظم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مكتبات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التصور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الجاهزة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تدعم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متطلبات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المتخصصة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91">
      <w:pPr>
        <w:bidi w:val="1"/>
        <w:spacing w:after="240" w:before="240" w:lineRule="auto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إمكانية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تصدير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والتقارير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بصيغ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متعددة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طريق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تحويل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المعروضة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تنسيقات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CSV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JSON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للتحليل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الخارجي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92">
      <w:pPr>
        <w:bidi w:val="1"/>
        <w:spacing w:after="240" w:before="240" w:lineRule="auto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دعم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خدمة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تصميم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موحد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Tailwind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CSS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دعم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الوضع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المظلم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مكتبة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next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themes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تطبيق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مبادئ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التصميم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المتجاوب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لضمان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جميع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الأجهزة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والشاشات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93">
      <w:pPr>
        <w:pStyle w:val="Heading3"/>
        <w:bidi w:val="1"/>
        <w:spacing w:after="240" w:before="240" w:lineRule="auto"/>
        <w:rPr>
          <w:rFonts w:ascii="Traditional Arabic" w:cs="Traditional Arabic" w:eastAsia="Traditional Arabic" w:hAnsi="Traditional Arabic"/>
          <w:sz w:val="32"/>
          <w:szCs w:val="32"/>
        </w:rPr>
      </w:pPr>
      <w:bookmarkStart w:colFirst="0" w:colLast="0" w:name="_ld7he98pvqq" w:id="132"/>
      <w:bookmarkEnd w:id="132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2.2.8-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بعض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واجهات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لوحة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2"/>
          <w:szCs w:val="32"/>
          <w:rtl w:val="1"/>
        </w:rPr>
        <w:t xml:space="preserve">التحكم</w:t>
      </w:r>
    </w:p>
    <w:p w:rsidR="00000000" w:rsidDel="00000000" w:rsidP="00000000" w:rsidRDefault="00000000" w:rsidRPr="00000000" w14:paraId="00000494">
      <w:pPr>
        <w:bidi w:val="1"/>
        <w:spacing w:after="240" w:before="240" w:lineRule="auto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لوحة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التحكم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الخدمات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عرض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الإحصائيات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الوقت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الفعلي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فلترة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حسب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النطاق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تصدير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التقارير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عرض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خرائط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التفاعلية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مراقبة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وتتبع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السرعة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والمكابح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والالتفاف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المقترحة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95">
      <w:pPr>
        <w:bidi w:val="1"/>
        <w:rPr>
          <w:rFonts w:ascii="Traditional Arabic" w:cs="Traditional Arabic" w:eastAsia="Traditional Arabic" w:hAnsi="Traditional Arab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114300</wp:posOffset>
            </wp:positionV>
            <wp:extent cx="2914650" cy="4854922"/>
            <wp:effectExtent b="0" l="0" r="0" t="0"/>
            <wp:wrapTopAndBottom distB="114300" distT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8549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2581275</wp:posOffset>
            </wp:positionH>
            <wp:positionV relativeFrom="paragraph">
              <wp:posOffset>114300</wp:posOffset>
            </wp:positionV>
            <wp:extent cx="3686175" cy="4836759"/>
            <wp:effectExtent b="0" l="0" r="0" t="0"/>
            <wp:wrapTopAndBottom distB="114300" distT="11430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8367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97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   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(8-1):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لوحات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التحكم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498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704850</wp:posOffset>
            </wp:positionH>
            <wp:positionV relativeFrom="paragraph">
              <wp:posOffset>114300</wp:posOffset>
            </wp:positionV>
            <wp:extent cx="4900083" cy="2226498"/>
            <wp:effectExtent b="0" l="0" r="0" t="0"/>
            <wp:wrapTopAndBottom distB="114300" distT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3" cy="22264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2562225</wp:posOffset>
            </wp:positionV>
            <wp:extent cx="3484033" cy="4181475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4033" cy="418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2647950</wp:posOffset>
            </wp:positionH>
            <wp:positionV relativeFrom="paragraph">
              <wp:posOffset>2562225</wp:posOffset>
            </wp:positionV>
            <wp:extent cx="4067175" cy="4162425"/>
            <wp:effectExtent b="0" l="0" r="0" t="0"/>
            <wp:wrapTopAndBottom distB="114300" distT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6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9A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pStyle w:val="Heading2"/>
        <w:bidi w:val="1"/>
        <w:rPr>
          <w:rFonts w:ascii="Traditional Arabic" w:cs="Traditional Arabic" w:eastAsia="Traditional Arabic" w:hAnsi="Traditional Arabic"/>
        </w:rPr>
      </w:pPr>
      <w:bookmarkStart w:colFirst="0" w:colLast="0" w:name="_p09p0n92nisc" w:id="133"/>
      <w:bookmarkEnd w:id="133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3.8-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الواجهات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الخلفية</w:t>
      </w:r>
    </w:p>
    <w:p w:rsidR="00000000" w:rsidDel="00000000" w:rsidP="00000000" w:rsidRDefault="00000000" w:rsidRPr="00000000" w14:paraId="0000049E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pStyle w:val="Heading3"/>
        <w:bidi w:val="1"/>
        <w:rPr>
          <w:rFonts w:ascii="Traditional Arabic" w:cs="Traditional Arabic" w:eastAsia="Traditional Arabic" w:hAnsi="Traditional Arabic"/>
        </w:rPr>
      </w:pPr>
      <w:bookmarkStart w:colFirst="0" w:colLast="0" w:name="_a7wosol1djoj" w:id="134"/>
      <w:bookmarkEnd w:id="134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1.3.8-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مقدمة</w:t>
      </w:r>
    </w:p>
    <w:p w:rsidR="00000000" w:rsidDel="00000000" w:rsidP="00000000" w:rsidRDefault="00000000" w:rsidRPr="00000000" w14:paraId="000004A0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المكون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العمل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fastapi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بلغة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البرمجة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python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،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اختيار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python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غيرها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لغات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البرمجة</w:t>
      </w:r>
    </w:p>
    <w:p w:rsidR="00000000" w:rsidDel="00000000" w:rsidP="00000000" w:rsidRDefault="00000000" w:rsidRPr="00000000" w14:paraId="000004A1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بسبب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الدعم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الكبير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لها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مجال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التعامل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والاتصال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نماذج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اللغات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الكبيرة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إذ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تحتوي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العديد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المكتبات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أهمها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:</w:t>
      </w:r>
    </w:p>
    <w:p w:rsidR="00000000" w:rsidDel="00000000" w:rsidP="00000000" w:rsidRDefault="00000000" w:rsidRPr="00000000" w14:paraId="000004A2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(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langchain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,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crewAi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,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langFlow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,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groq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, …)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التي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تساعد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التطبيق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سريع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وتحقيق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مبدأ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don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’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t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repeat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yourself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.</w:t>
      </w:r>
    </w:p>
    <w:p w:rsidR="00000000" w:rsidDel="00000000" w:rsidP="00000000" w:rsidRDefault="00000000" w:rsidRPr="00000000" w14:paraId="000004A3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الاعتماد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العمل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fastapi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بدلا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flask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Django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،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لكونه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العمل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الأسرع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كأداء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الإطارات</w:t>
      </w:r>
    </w:p>
    <w:p w:rsidR="00000000" w:rsidDel="00000000" w:rsidP="00000000" w:rsidRDefault="00000000" w:rsidRPr="00000000" w14:paraId="000004A4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ولكونه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مدعوما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ً )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المكتبات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والمجتمع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(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أكثر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flask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المقام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الأول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وبالرغم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أنه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مدعوم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أقل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Django</w:t>
      </w:r>
    </w:p>
    <w:p w:rsidR="00000000" w:rsidDel="00000000" w:rsidP="00000000" w:rsidRDefault="00000000" w:rsidRPr="00000000" w14:paraId="000004A5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ولكنه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يعد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كافيا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مجال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RESTAPI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ويقدم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المطلوب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.</w:t>
      </w:r>
    </w:p>
    <w:p w:rsidR="00000000" w:rsidDel="00000000" w:rsidP="00000000" w:rsidRDefault="00000000" w:rsidRPr="00000000" w14:paraId="000004A6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Style w:val="Heading3"/>
        <w:bidi w:val="1"/>
        <w:rPr>
          <w:rFonts w:ascii="Traditional Arabic" w:cs="Traditional Arabic" w:eastAsia="Traditional Arabic" w:hAnsi="Traditional Arabic"/>
        </w:rPr>
      </w:pPr>
      <w:bookmarkStart w:colFirst="0" w:colLast="0" w:name="_g4tp1x86s12p" w:id="135"/>
      <w:bookmarkEnd w:id="135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2.3.8-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تفاصيل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التنجيز</w:t>
      </w:r>
    </w:p>
    <w:p w:rsidR="00000000" w:rsidDel="00000000" w:rsidP="00000000" w:rsidRDefault="00000000" w:rsidRPr="00000000" w14:paraId="000004A8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الخلفية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معمارية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الشرائح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Slices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Architecture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المبنية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العمل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FastAPI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تقسيم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أربع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شرائح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متخصصة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ومترابطة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وظيفيا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ً.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تتميز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المعمارية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بالفصل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الطبقات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التقنية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والوظيفية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يضمن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قابلية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التوسع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الأفقي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والعمودي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للنظام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AA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       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(8-2):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تفاصيل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التنجيز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1695450</wp:posOffset>
            </wp:positionH>
            <wp:positionV relativeFrom="paragraph">
              <wp:posOffset>256220</wp:posOffset>
            </wp:positionV>
            <wp:extent cx="2552700" cy="1981200"/>
            <wp:effectExtent b="0" l="0" r="0" t="0"/>
            <wp:wrapTopAndBottom distB="114300" distT="11430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AB">
      <w:pPr>
        <w:bidi w:val="1"/>
        <w:rPr>
          <w:rFonts w:ascii="Traditional Arabic" w:cs="Traditional Arabic" w:eastAsia="Traditional Arabic" w:hAnsi="Traditional Arabic"/>
          <w:b w:val="1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الطبقة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الأساسية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للتطبيق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Application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Layer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4AC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إنشاء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نقطة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دخول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fastapi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تكوين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لـ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CORS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middleware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لدعم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التفاعل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الأمامية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تجميع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جميع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موجهات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الشرائح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Slice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Routers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ملف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py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الرئيسي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يوفر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نقطة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تحكم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مركزية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لإدارة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جميع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التطبيق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البرمجية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AD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bidi w:val="1"/>
        <w:rPr>
          <w:rFonts w:ascii="Traditional Arabic" w:cs="Traditional Arabic" w:eastAsia="Traditional Arabic" w:hAnsi="Traditional Arabic"/>
          <w:b w:val="1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شريحة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التنبؤ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Prediction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0"/>
        </w:rPr>
        <w:t xml:space="preserve">Slice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4AF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numPr>
          <w:ilvl w:val="0"/>
          <w:numId w:val="44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الذكاء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الاصطناعي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Models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Layer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4B1">
      <w:pPr>
        <w:bidi w:val="1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تكامل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deepseek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deepseek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coder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-1.3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base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تقنية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LoRA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للضبط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الدقيق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بمعايير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محددة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=4,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=8,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dropout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=0.05) </w:t>
      </w:r>
    </w:p>
    <w:p w:rsidR="00000000" w:rsidDel="00000000" w:rsidP="00000000" w:rsidRDefault="00000000" w:rsidRPr="00000000" w14:paraId="000004B2">
      <w:pPr>
        <w:bidi w:val="1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AutoTokenizer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دعم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الرموز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الخاصة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للتعامل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الشعاعية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والرموز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الخاصة</w:t>
      </w:r>
    </w:p>
    <w:p w:rsidR="00000000" w:rsidDel="00000000" w:rsidP="00000000" w:rsidRDefault="00000000" w:rsidRPr="00000000" w14:paraId="000004B3">
      <w:pPr>
        <w:bidi w:val="1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تحميل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بدء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التشغيل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دعم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CUDA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المتسارعة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utils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py</w:t>
      </w:r>
    </w:p>
    <w:p w:rsidR="00000000" w:rsidDel="00000000" w:rsidP="00000000" w:rsidRDefault="00000000" w:rsidRPr="00000000" w14:paraId="000004B4">
      <w:pPr>
        <w:bidi w:val="1"/>
        <w:ind w:firstLine="72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توفير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مجموعة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الأدوات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المساعدة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app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slices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prediction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utils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B5">
      <w:pPr>
        <w:bidi w:val="1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bidi w:val="1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                                    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(8-3):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الطبقات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الأساسية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114300</wp:posOffset>
            </wp:positionV>
            <wp:extent cx="2323131" cy="1909763"/>
            <wp:effectExtent b="0" l="0" r="0" t="0"/>
            <wp:wrapTopAndBottom distB="114300" distT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3131" cy="1909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114300</wp:posOffset>
            </wp:positionV>
            <wp:extent cx="2993551" cy="1852613"/>
            <wp:effectExtent b="0" l="0" r="0" t="0"/>
            <wp:wrapTopAndBottom distB="114300" distT="11430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3551" cy="1852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7">
      <w:pPr>
        <w:bidi w:val="1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numPr>
          <w:ilvl w:val="0"/>
          <w:numId w:val="43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الخدمات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Services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Layer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4B9">
      <w:pPr>
        <w:bidi w:val="1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خدمة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التنبؤ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الرئيسية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تنظم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عملية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التنبؤ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الكاملة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استقبال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إرجاع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النتائج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4BA">
      <w:pPr>
        <w:bidi w:val="1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خدمة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التسجيل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المتقدمة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تحويل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الرقمية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نماذج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منظمة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وحفظها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قاعدة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</w:p>
    <w:p w:rsidR="00000000" w:rsidDel="00000000" w:rsidP="00000000" w:rsidRDefault="00000000" w:rsidRPr="00000000" w14:paraId="000004BB">
      <w:pPr>
        <w:bidi w:val="1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الخدمات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الموحدة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تعريف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الواجهة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الأساسية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للخدمات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4BC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numPr>
          <w:ilvl w:val="0"/>
          <w:numId w:val="4"/>
        </w:numPr>
        <w:bidi w:val="1"/>
        <w:ind w:left="720" w:hanging="36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طبقة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إدارة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Management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Layer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4BE">
      <w:pPr>
        <w:bidi w:val="1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تعريف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لعناصر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يشمل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الطرق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والمركبة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</w:p>
    <w:p w:rsidR="00000000" w:rsidDel="00000000" w:rsidP="00000000" w:rsidRDefault="00000000" w:rsidRPr="00000000" w14:paraId="000004BF">
      <w:pPr>
        <w:bidi w:val="1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تعريف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هياكل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للنتائج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والتوقعات</w:t>
      </w:r>
    </w:p>
    <w:p w:rsidR="00000000" w:rsidDel="00000000" w:rsidP="00000000" w:rsidRDefault="00000000" w:rsidRPr="00000000" w14:paraId="000004C0">
      <w:pPr>
        <w:bidi w:val="1"/>
        <w:ind w:left="72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حفظ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واسترجاع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التاريخية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والإحصائيات</w:t>
      </w:r>
    </w:p>
    <w:p w:rsidR="00000000" w:rsidDel="00000000" w:rsidP="00000000" w:rsidRDefault="00000000" w:rsidRPr="00000000" w14:paraId="000004C1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1809750</wp:posOffset>
            </wp:positionH>
            <wp:positionV relativeFrom="paragraph">
              <wp:posOffset>342900</wp:posOffset>
            </wp:positionV>
            <wp:extent cx="2533650" cy="1333500"/>
            <wp:effectExtent b="0" l="0" r="0" t="0"/>
            <wp:wrapTopAndBottom distB="114300" distT="1143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2">
      <w:pPr>
        <w:bidi w:val="1"/>
        <w:rPr>
          <w:rFonts w:ascii="Traditional Arabic" w:cs="Traditional Arabic" w:eastAsia="Traditional Arabic" w:hAnsi="Traditional Arabic"/>
          <w:b w:val="1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شريحة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الإحصائيات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الزمنية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4C3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تتولى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قياس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وتحليل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أزمنة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الاستجابة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تسجيل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أوقات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وحساب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المتوسطات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والانحرافات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المعيارية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للأداء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C4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bidi w:val="1"/>
        <w:rPr>
          <w:rFonts w:ascii="Traditional Arabic" w:cs="Traditional Arabic" w:eastAsia="Traditional Arabic" w:hAnsi="Traditional Arabic"/>
          <w:b w:val="1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شريحة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إحصائيات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التتبع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1776413</wp:posOffset>
            </wp:positionH>
            <wp:positionV relativeFrom="paragraph">
              <wp:posOffset>114300</wp:posOffset>
            </wp:positionV>
            <wp:extent cx="2600325" cy="1095375"/>
            <wp:effectExtent b="0" l="0" r="0" t="0"/>
            <wp:wrapTopAndBottom distB="114300" distT="11430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95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6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مسؤولة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معالجة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وتحليل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حساب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المسافات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المقطوعة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تحليل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أنماط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الحركة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وإنتاج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اللازمة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لرسم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الخرائط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التفاعلية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C7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1628775</wp:posOffset>
            </wp:positionH>
            <wp:positionV relativeFrom="paragraph">
              <wp:posOffset>171450</wp:posOffset>
            </wp:positionV>
            <wp:extent cx="2686050" cy="1133475"/>
            <wp:effectExtent b="0" l="0" r="0" t="0"/>
            <wp:wrapTopAndBottom distB="114300" distT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3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8">
      <w:pPr>
        <w:bidi w:val="1"/>
        <w:rPr>
          <w:rFonts w:ascii="Traditional Arabic" w:cs="Traditional Arabic" w:eastAsia="Traditional Arabic" w:hAnsi="Traditional Arabic"/>
          <w:b w:val="1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شريحة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إحصائيات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قاعدة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البيانات</w:t>
      </w:r>
    </w:p>
    <w:p w:rsidR="00000000" w:rsidDel="00000000" w:rsidP="00000000" w:rsidRDefault="00000000" w:rsidRPr="00000000" w14:paraId="000004C9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تدير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عمليات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التجميع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والتحليل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المتقدم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التاريخية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حساب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الإحصائيات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التراكمية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وتوفير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للاستعلام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والفلترة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الزمنية</w:t>
      </w:r>
    </w:p>
    <w:p w:rsidR="00000000" w:rsidDel="00000000" w:rsidP="00000000" w:rsidRDefault="00000000" w:rsidRPr="00000000" w14:paraId="000004CA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1728788</wp:posOffset>
            </wp:positionH>
            <wp:positionV relativeFrom="paragraph">
              <wp:posOffset>276225</wp:posOffset>
            </wp:positionV>
            <wp:extent cx="2486025" cy="1304925"/>
            <wp:effectExtent b="0" l="0" r="0" t="0"/>
            <wp:wrapTopAndBottom distB="114300" distT="1143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04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B">
      <w:pPr>
        <w:pStyle w:val="Heading2"/>
        <w:bidi w:val="1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4se40bcejj03" w:id="136"/>
      <w:bookmarkEnd w:id="136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4.8-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المحاكاة</w:t>
      </w:r>
    </w:p>
    <w:p w:rsidR="00000000" w:rsidDel="00000000" w:rsidP="00000000" w:rsidRDefault="00000000" w:rsidRPr="00000000" w14:paraId="000004CC">
      <w:pPr>
        <w:bidi w:val="1"/>
        <w:spacing w:after="240" w:before="240" w:lineRule="auto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قمنا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بتثبيت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CARLA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بيئة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Docker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لتسهيل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عملية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الإدارة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وضمان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توافق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التبعيات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البرمجية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نظام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التشغيل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.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بداية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ً،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تحميل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صورة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CARLA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الرسمية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مستودع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Docker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Hub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وتشغيلها</w:t>
      </w:r>
    </w:p>
    <w:p w:rsidR="00000000" w:rsidDel="00000000" w:rsidP="00000000" w:rsidRDefault="00000000" w:rsidRPr="00000000" w14:paraId="000004CD">
      <w:pPr>
        <w:bidi w:val="1"/>
        <w:spacing w:after="240" w:before="240" w:lineRule="auto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وللحصول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المرادة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تابع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للحصول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المرادة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المناسبة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كدخل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للنموذج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ثم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قمنا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ببناء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نيسب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لإرسال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اللغوي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دوري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خادم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خارجي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بواسطة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طلب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POST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واستقبال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الأوامر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الحركية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وتطبيقها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المركبة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.</w:t>
      </w:r>
    </w:p>
    <w:p w:rsidR="00000000" w:rsidDel="00000000" w:rsidP="00000000" w:rsidRDefault="00000000" w:rsidRPr="00000000" w14:paraId="000004CE">
      <w:pPr>
        <w:bidi w:val="1"/>
        <w:spacing w:after="240" w:before="240" w:lineRule="auto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استخدمنا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الحساسات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الأساسية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GNSS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IMU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للحصول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بعض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المركبة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ولكن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تكن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الحساسات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الموجودة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ضمن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البيئة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كافية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للحصول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البيانات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المرادة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حيث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يوجد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حساس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يقدم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إحداثيات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x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,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y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,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z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مباشرة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ولذلك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بافتراض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أن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سيارة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تمتلك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جهاز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GPS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فيمكننا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مركز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مرتبط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بأجهزة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GPS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فيمكننا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تحديد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هذه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القيم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مباشرة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وهو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قابل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للتحقيق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فلذلك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قمنا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ببناء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الميزة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خلال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كتابة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رماز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برمجي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يوفر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لنا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x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,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y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,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z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مباشرة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عبر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استخدام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  <w:tab/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APIs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المقدمة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0"/>
        </w:rPr>
        <w:t xml:space="preserve">CARLA</w:t>
      </w:r>
    </w:p>
    <w:p w:rsidR="00000000" w:rsidDel="00000000" w:rsidP="00000000" w:rsidRDefault="00000000" w:rsidRPr="00000000" w14:paraId="000004CF">
      <w:pPr>
        <w:pStyle w:val="Heading3"/>
        <w:keepNext w:val="0"/>
        <w:keepLines w:val="0"/>
        <w:bidi w:val="1"/>
        <w:spacing w:after="80" w:before="280" w:lineRule="auto"/>
        <w:rPr>
          <w:rFonts w:ascii="Traditional Arabic" w:cs="Traditional Arabic" w:eastAsia="Traditional Arabic" w:hAnsi="Traditional Arabic"/>
          <w:color w:val="000000"/>
          <w:sz w:val="28"/>
          <w:szCs w:val="28"/>
        </w:rPr>
      </w:pPr>
      <w:bookmarkStart w:colFirst="0" w:colLast="0" w:name="_la1y6lvrngag" w:id="137"/>
      <w:bookmarkEnd w:id="137"/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1"/>
        </w:rPr>
        <w:t xml:space="preserve">الملف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simulator</w:t>
      </w:r>
    </w:p>
    <w:p w:rsidR="00000000" w:rsidDel="00000000" w:rsidP="00000000" w:rsidRDefault="00000000" w:rsidRPr="00000000" w14:paraId="000004D0">
      <w:pPr>
        <w:bidi w:val="1"/>
        <w:spacing w:after="240" w:before="240" w:lineRule="auto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يدير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المحاكاة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الكاملة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تهيئة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CARLA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تحميل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المشهد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تشغيل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الحلقة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الرئيسية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loop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إدارة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الحساسات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التعامل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D1">
      <w:pPr>
        <w:pStyle w:val="Heading3"/>
        <w:keepNext w:val="0"/>
        <w:keepLines w:val="0"/>
        <w:bidi w:val="1"/>
        <w:spacing w:after="80" w:before="280" w:lineRule="auto"/>
        <w:rPr>
          <w:rFonts w:ascii="Traditional Arabic" w:cs="Traditional Arabic" w:eastAsia="Traditional Arabic" w:hAnsi="Traditional Arabic"/>
          <w:color w:val="000000"/>
          <w:sz w:val="28"/>
          <w:szCs w:val="28"/>
        </w:rPr>
      </w:pPr>
      <w:bookmarkStart w:colFirst="0" w:colLast="0" w:name="_g328vernx0x" w:id="138"/>
      <w:bookmarkEnd w:id="138"/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1"/>
        </w:rPr>
        <w:t xml:space="preserve">الملف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snapshot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builder</w:t>
      </w:r>
    </w:p>
    <w:p w:rsidR="00000000" w:rsidDel="00000000" w:rsidP="00000000" w:rsidRDefault="00000000" w:rsidRPr="00000000" w14:paraId="000004D2">
      <w:pPr>
        <w:bidi w:val="1"/>
        <w:spacing w:after="240" w:before="240" w:lineRule="auto"/>
        <w:ind w:left="0" w:firstLine="0"/>
        <w:rPr>
          <w:rFonts w:ascii="Traditional Arabic" w:cs="Traditional Arabic" w:eastAsia="Traditional Arabic" w:hAnsi="Traditional Arabic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مسؤول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استخراج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التمثيل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الهندسي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الشعاعي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عالم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CARLA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سواء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بيانات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والمسار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Style w:val="Heading3"/>
        <w:keepNext w:val="0"/>
        <w:keepLines w:val="0"/>
        <w:bidi w:val="1"/>
        <w:spacing w:after="80" w:before="280" w:lineRule="auto"/>
        <w:rPr>
          <w:rFonts w:ascii="Traditional Arabic" w:cs="Traditional Arabic" w:eastAsia="Traditional Arabic" w:hAnsi="Traditional Arabic"/>
          <w:color w:val="000000"/>
          <w:sz w:val="28"/>
          <w:szCs w:val="28"/>
        </w:rPr>
      </w:pPr>
      <w:bookmarkStart w:colFirst="0" w:colLast="0" w:name="_o3kc4r1t998z" w:id="139"/>
      <w:bookmarkEnd w:id="139"/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1"/>
        </w:rPr>
        <w:t xml:space="preserve">الملف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traffic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manager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utils</w:t>
      </w:r>
    </w:p>
    <w:p w:rsidR="00000000" w:rsidDel="00000000" w:rsidP="00000000" w:rsidRDefault="00000000" w:rsidRPr="00000000" w14:paraId="000004D4">
      <w:pPr>
        <w:keepNext w:val="0"/>
        <w:keepLines w:val="0"/>
        <w:bidi w:val="1"/>
        <w:spacing w:after="80" w:before="28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يحتوي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دوال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إضافية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تهيئة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المركبات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والمشاة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الإشارات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إعدادات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Traffic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Manager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لجعل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بقية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السيارات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تقود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منطقي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D5">
      <w:pPr>
        <w:pStyle w:val="Heading3"/>
        <w:keepNext w:val="0"/>
        <w:keepLines w:val="0"/>
        <w:bidi w:val="1"/>
        <w:spacing w:after="80" w:before="280" w:lineRule="auto"/>
        <w:rPr>
          <w:rFonts w:ascii="Traditional Arabic" w:cs="Traditional Arabic" w:eastAsia="Traditional Arabic" w:hAnsi="Traditional Arabic"/>
          <w:color w:val="000000"/>
          <w:sz w:val="28"/>
          <w:szCs w:val="28"/>
        </w:rPr>
      </w:pPr>
      <w:bookmarkStart w:colFirst="0" w:colLast="0" w:name="_6yjasndwbvf1" w:id="140"/>
      <w:bookmarkEnd w:id="140"/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1"/>
        </w:rPr>
        <w:t xml:space="preserve">الملف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api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client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0"/>
        </w:rPr>
        <w:t xml:space="preserve">py</w:t>
      </w:r>
      <w:r w:rsidDel="00000000" w:rsidR="00000000" w:rsidRPr="00000000">
        <w:rPr>
          <w:rFonts w:ascii="Traditional Arabic" w:cs="Traditional Arabic" w:eastAsia="Traditional Arabic" w:hAnsi="Traditional Arabic"/>
          <w:color w:val="000000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4D6">
      <w:pPr>
        <w:keepNext w:val="0"/>
        <w:keepLines w:val="0"/>
        <w:bidi w:val="1"/>
        <w:spacing w:after="80" w:before="280" w:lineRule="auto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للتعامل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واجهة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الـ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API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الخارجية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الإرسال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والاستقبال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النموذج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وتبسيط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الكود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الملف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الأساسي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D7">
      <w:pPr>
        <w:bidi w:val="1"/>
        <w:spacing w:after="240" w:before="240" w:lineRule="auto"/>
        <w:rPr>
          <w:rFonts w:ascii="Traditional Arabic" w:cs="Traditional Arabic" w:eastAsia="Traditional Arabic" w:hAnsi="Traditional Arabic"/>
          <w:b w:val="1"/>
          <w:color w:val="000000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الملف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b w:val="1"/>
          <w:color w:val="000000"/>
          <w:sz w:val="28"/>
          <w:szCs w:val="28"/>
          <w:rtl w:val="0"/>
        </w:rPr>
        <w:t xml:space="preserve">controls.py</w:t>
      </w:r>
    </w:p>
    <w:p w:rsidR="00000000" w:rsidDel="00000000" w:rsidP="00000000" w:rsidRDefault="00000000" w:rsidRPr="00000000" w14:paraId="000004D8">
      <w:pPr>
        <w:bidi w:val="1"/>
        <w:spacing w:after="240" w:before="240" w:lineRule="auto"/>
        <w:ind w:left="0" w:firstLine="0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لتطبيق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الأوامر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المستلمة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الذاتية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throttle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brake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0"/>
        </w:rPr>
        <w:t xml:space="preserve">steer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وضبط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يخص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القيادة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أوامر</w:t>
      </w:r>
      <w:r w:rsidDel="00000000" w:rsidR="00000000" w:rsidRPr="00000000">
        <w:rPr>
          <w:rFonts w:ascii="Traditional Arabic" w:cs="Traditional Arabic" w:eastAsia="Traditional Arabic" w:hAnsi="Traditional Arabic"/>
          <w:sz w:val="28"/>
          <w:szCs w:val="28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D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bidi w:val="1"/>
        <w:rPr>
          <w:rFonts w:ascii="Traditional Arabic" w:cs="Traditional Arabic" w:eastAsia="Traditional Arabic" w:hAnsi="Traditional Arabic"/>
          <w:sz w:val="28"/>
          <w:szCs w:val="28"/>
        </w:rPr>
        <w:sectPr>
          <w:type w:val="nextPage"/>
          <w:pgSz w:h="15840" w:w="12240" w:orient="portrait"/>
          <w:pgMar w:bottom="1588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Style w:val="Heading1"/>
        <w:bidi w:val="1"/>
        <w:spacing w:after="240" w:lineRule="auto"/>
        <w:jc w:val="center"/>
        <w:rPr>
          <w:rFonts w:ascii="Traditional Arabic" w:cs="Traditional Arabic" w:eastAsia="Traditional Arabic" w:hAnsi="Traditional Arabic"/>
          <w:sz w:val="36"/>
          <w:szCs w:val="36"/>
        </w:rPr>
      </w:pPr>
      <w:bookmarkStart w:colFirst="0" w:colLast="0" w:name="_vv7yd933t4s" w:id="141"/>
      <w:bookmarkEnd w:id="141"/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الفصل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التاسع</w:t>
      </w:r>
      <w:r w:rsidDel="00000000" w:rsidR="00000000" w:rsidRPr="00000000">
        <w:rPr>
          <w:rFonts w:ascii="Traditional Arabic" w:cs="Traditional Arabic" w:eastAsia="Traditional Arabic" w:hAnsi="Traditional Arabic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4E1">
      <w:pPr>
        <w:pStyle w:val="Heading1"/>
        <w:bidi w:val="1"/>
        <w:spacing w:after="360" w:before="120" w:lineRule="auto"/>
        <w:ind w:left="855" w:right="720"/>
        <w:jc w:val="center"/>
        <w:rPr>
          <w:rFonts w:ascii="Traditional Arabic" w:cs="Traditional Arabic" w:eastAsia="Traditional Arabic" w:hAnsi="Traditional Arabic"/>
          <w:sz w:val="44"/>
          <w:szCs w:val="44"/>
        </w:rPr>
      </w:pPr>
      <w:bookmarkStart w:colFirst="0" w:colLast="0" w:name="_lmk4th1f1dip" w:id="142"/>
      <w:bookmarkEnd w:id="142"/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الاختبارات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sz w:val="44"/>
          <w:szCs w:val="44"/>
          <w:rtl w:val="1"/>
        </w:rPr>
        <w:t xml:space="preserve">والنتائج</w:t>
      </w:r>
    </w:p>
    <w:p w:rsidR="00000000" w:rsidDel="00000000" w:rsidP="00000000" w:rsidRDefault="00000000" w:rsidRPr="00000000" w14:paraId="000004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pStyle w:val="Heading2"/>
        <w:bidi w:val="1"/>
        <w:spacing w:after="120" w:lineRule="auto"/>
        <w:jc w:val="both"/>
        <w:rPr/>
      </w:pPr>
      <w:bookmarkStart w:colFirst="0" w:colLast="0" w:name="_crx757cmr0pr" w:id="143"/>
      <w:bookmarkEnd w:id="143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1.9- </w:t>
      </w:r>
      <w:r w:rsidDel="00000000" w:rsidR="00000000" w:rsidRPr="00000000">
        <w:rPr>
          <w:rtl w:val="1"/>
        </w:rPr>
        <w:t xml:space="preserve">مقدمة</w:t>
      </w:r>
    </w:p>
    <w:p w:rsidR="00000000" w:rsidDel="00000000" w:rsidP="00000000" w:rsidRDefault="00000000" w:rsidRPr="00000000" w14:paraId="000004E4">
      <w:pPr>
        <w:bidi w:val="1"/>
        <w:rPr/>
      </w:pPr>
      <w:r w:rsidDel="00000000" w:rsidR="00000000" w:rsidRPr="00000000">
        <w:rPr>
          <w:rtl w:val="1"/>
        </w:rPr>
        <w:t xml:space="preserve">سوف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باستعراض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التجارب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طبقناها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حصلنا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</w:p>
    <w:p w:rsidR="00000000" w:rsidDel="00000000" w:rsidP="00000000" w:rsidRDefault="00000000" w:rsidRPr="00000000" w14:paraId="000004E5">
      <w:pPr>
        <w:pStyle w:val="Heading2"/>
        <w:bidi w:val="1"/>
        <w:rPr/>
      </w:pPr>
      <w:bookmarkStart w:colFirst="0" w:colLast="0" w:name="_7y2v40h62x4d" w:id="144"/>
      <w:bookmarkEnd w:id="144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2.9-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Encoder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Former</w:t>
      </w:r>
    </w:p>
    <w:p w:rsidR="00000000" w:rsidDel="00000000" w:rsidP="00000000" w:rsidRDefault="00000000" w:rsidRPr="00000000" w14:paraId="000004E6">
      <w:pPr>
        <w:bidi w:val="1"/>
        <w:rPr/>
      </w:pPr>
      <w:r w:rsidDel="00000000" w:rsidR="00000000" w:rsidRPr="00000000">
        <w:rPr>
          <w:rtl w:val="1"/>
        </w:rPr>
        <w:t xml:space="preserve">لقد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الجزء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encoder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أشعة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والمشاة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والطريق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والمركبة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E7">
      <w:pPr>
        <w:bidi w:val="1"/>
        <w:rPr/>
      </w:pPr>
      <w:r w:rsidDel="00000000" w:rsidR="00000000" w:rsidRPr="00000000">
        <w:rPr>
          <w:rtl w:val="1"/>
        </w:rPr>
        <w:t xml:space="preserve">وأما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التسارع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الالتفاف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بعدها</w:t>
      </w:r>
    </w:p>
    <w:p w:rsidR="00000000" w:rsidDel="00000000" w:rsidP="00000000" w:rsidRDefault="00000000" w:rsidRPr="00000000" w14:paraId="000004E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609600</wp:posOffset>
            </wp:positionH>
            <wp:positionV relativeFrom="paragraph">
              <wp:posOffset>381000</wp:posOffset>
            </wp:positionV>
            <wp:extent cx="4762345" cy="2504641"/>
            <wp:effectExtent b="0" l="0" r="0" t="0"/>
            <wp:wrapTopAndBottom distB="114300" distT="11430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345" cy="25046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2800350</wp:posOffset>
            </wp:positionV>
            <wp:extent cx="4765454" cy="2504918"/>
            <wp:effectExtent b="0" l="0" r="0" t="0"/>
            <wp:wrapTopAndBottom distB="114300" distT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5454" cy="25049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257800" cy="2763715"/>
            <wp:effectExtent b="0" l="0" r="0" t="0"/>
            <wp:wrapTopAndBottom distB="114300" distT="11430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3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133350</wp:posOffset>
            </wp:positionV>
            <wp:extent cx="4457700" cy="2343150"/>
            <wp:effectExtent b="0" l="0" r="0" t="0"/>
            <wp:wrapTopAndBottom distB="114300" distT="11430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43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114300</wp:posOffset>
            </wp:positionV>
            <wp:extent cx="4910718" cy="2581275"/>
            <wp:effectExtent b="0" l="0" r="0" t="0"/>
            <wp:wrapTopAndBottom distB="114300" distT="11430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718" cy="258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3124200"/>
            <wp:effectExtent b="0" l="0" r="0" t="0"/>
            <wp:wrapTopAndBottom distB="114300" distT="1143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FA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pStyle w:val="Heading2"/>
        <w:bidi w:val="1"/>
        <w:rPr/>
      </w:pPr>
      <w:bookmarkStart w:colFirst="0" w:colLast="0" w:name="_kem8kykbraqh" w:id="145"/>
      <w:bookmarkEnd w:id="145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3.9-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Encoder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Former</w:t>
      </w:r>
    </w:p>
    <w:p w:rsidR="00000000" w:rsidDel="00000000" w:rsidP="00000000" w:rsidRDefault="00000000" w:rsidRPr="00000000" w14:paraId="00000501">
      <w:pPr>
        <w:pStyle w:val="Heading2"/>
        <w:bidi w:val="1"/>
        <w:rPr/>
      </w:pPr>
      <w:bookmarkStart w:colFirst="0" w:colLast="0" w:name="_5t86qkyli5uw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بناء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ً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نتائج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اختبارات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هذا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الجزء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الشبكة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توضح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لنا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أنها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قادرة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على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اكتشاف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العلاقات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بين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الأشعة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المختلفة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وتحديد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عدد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الأشخاص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والمركبات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وبعد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إشارات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المرور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والأمر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الواجب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تنفيذه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بدقة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ولذلك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يمكن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الاعتماد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عليها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وقبولها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،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ويمكن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الاستفادة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منها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وتوظيفها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في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 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مشروعنا</w:t>
      </w:r>
      <w:r w:rsidDel="00000000" w:rsidR="00000000" w:rsidRPr="00000000">
        <w:rPr>
          <w:rFonts w:ascii="Traditional Arabic" w:cs="Traditional Arabic" w:eastAsia="Traditional Arabic" w:hAnsi="Traditional Arabic"/>
          <w:rtl w:val="1"/>
        </w:rPr>
        <w:t xml:space="preserve">.</w:t>
      </w:r>
    </w:p>
    <w:p w:rsidR="00000000" w:rsidDel="00000000" w:rsidP="00000000" w:rsidRDefault="00000000" w:rsidRPr="00000000" w14:paraId="00000503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bidi w:val="1"/>
        <w:rPr>
          <w:rFonts w:ascii="Traditional Arabic" w:cs="Traditional Arabic" w:eastAsia="Traditional Arabic" w:hAnsi="Traditional Arabic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588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Traditional Arabic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0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bidi w:val="1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0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bidi w:val="1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0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bidi w:val="1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0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bidi w:val="1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0A">
    <w:pPr>
      <w:bidi w:val="1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09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fr"/>
      </w:rPr>
    </w:rPrDefault>
    <w:pPrDefault>
      <w:pPr>
        <w:bidi w:val="1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mbria" w:cs="Cambria" w:eastAsia="Cambria" w:hAnsi="Cambria"/>
      <w:i w:val="1"/>
      <w:color w:val="4f81bd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20" Type="http://schemas.openxmlformats.org/officeDocument/2006/relationships/image" Target="media/image21.png"/><Relationship Id="rId42" Type="http://schemas.openxmlformats.org/officeDocument/2006/relationships/image" Target="media/image16.png"/><Relationship Id="rId41" Type="http://schemas.openxmlformats.org/officeDocument/2006/relationships/image" Target="media/image34.png"/><Relationship Id="rId22" Type="http://schemas.openxmlformats.org/officeDocument/2006/relationships/image" Target="media/image26.png"/><Relationship Id="rId21" Type="http://schemas.openxmlformats.org/officeDocument/2006/relationships/image" Target="media/image31.png"/><Relationship Id="rId24" Type="http://schemas.openxmlformats.org/officeDocument/2006/relationships/image" Target="media/image30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3.xml"/><Relationship Id="rId26" Type="http://schemas.openxmlformats.org/officeDocument/2006/relationships/image" Target="media/image14.png"/><Relationship Id="rId25" Type="http://schemas.openxmlformats.org/officeDocument/2006/relationships/image" Target="media/image10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4.jpg"/><Relationship Id="rId29" Type="http://schemas.openxmlformats.org/officeDocument/2006/relationships/image" Target="media/image9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image" Target="media/image3.png"/><Relationship Id="rId30" Type="http://schemas.openxmlformats.org/officeDocument/2006/relationships/image" Target="media/image6.png"/><Relationship Id="rId11" Type="http://schemas.openxmlformats.org/officeDocument/2006/relationships/image" Target="media/image8.png"/><Relationship Id="rId33" Type="http://schemas.openxmlformats.org/officeDocument/2006/relationships/image" Target="media/image12.png"/><Relationship Id="rId10" Type="http://schemas.openxmlformats.org/officeDocument/2006/relationships/footer" Target="footer2.xml"/><Relationship Id="rId32" Type="http://schemas.openxmlformats.org/officeDocument/2006/relationships/image" Target="media/image19.png"/><Relationship Id="rId13" Type="http://schemas.openxmlformats.org/officeDocument/2006/relationships/image" Target="media/image13.png"/><Relationship Id="rId35" Type="http://schemas.openxmlformats.org/officeDocument/2006/relationships/image" Target="media/image22.png"/><Relationship Id="rId12" Type="http://schemas.openxmlformats.org/officeDocument/2006/relationships/image" Target="media/image11.png"/><Relationship Id="rId34" Type="http://schemas.openxmlformats.org/officeDocument/2006/relationships/image" Target="media/image27.png"/><Relationship Id="rId15" Type="http://schemas.openxmlformats.org/officeDocument/2006/relationships/image" Target="media/image15.png"/><Relationship Id="rId37" Type="http://schemas.openxmlformats.org/officeDocument/2006/relationships/image" Target="media/image28.png"/><Relationship Id="rId14" Type="http://schemas.openxmlformats.org/officeDocument/2006/relationships/image" Target="media/image7.png"/><Relationship Id="rId36" Type="http://schemas.openxmlformats.org/officeDocument/2006/relationships/image" Target="media/image4.png"/><Relationship Id="rId17" Type="http://schemas.openxmlformats.org/officeDocument/2006/relationships/image" Target="media/image18.png"/><Relationship Id="rId39" Type="http://schemas.openxmlformats.org/officeDocument/2006/relationships/image" Target="media/image32.png"/><Relationship Id="rId16" Type="http://schemas.openxmlformats.org/officeDocument/2006/relationships/image" Target="media/image25.png"/><Relationship Id="rId38" Type="http://schemas.openxmlformats.org/officeDocument/2006/relationships/image" Target="media/image5.png"/><Relationship Id="rId19" Type="http://schemas.openxmlformats.org/officeDocument/2006/relationships/image" Target="media/image33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